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2B38D" w14:textId="77777777" w:rsidR="00294C44" w:rsidRDefault="00294C44" w:rsidP="00294C44">
      <w:pPr>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p w14:paraId="17EEF1BB" w14:textId="77777777" w:rsidR="00294C44" w:rsidRDefault="00294C44" w:rsidP="00294C44">
      <w:pPr>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p w14:paraId="44BC4DAD" w14:textId="77777777" w:rsidR="00294C44" w:rsidRDefault="00294C44" w:rsidP="00294C44">
      <w:pPr>
        <w:rPr>
          <w:ins w:id="0" w:author="Microsoft Office User" w:date="2021-06-07T13:10: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Urban building detection from remote sensing data poses </w:t>
      </w:r>
      <w:proofErr w:type="gramStart"/>
      <w:r>
        <w:rPr>
          <w:rFonts w:ascii="Times New Roman" w:eastAsia="Times New Roman" w:hAnsi="Times New Roman" w:cs="Times New Roman"/>
          <w:sz w:val="24"/>
          <w:szCs w:val="24"/>
        </w:rPr>
        <w:t>particular challenges</w:t>
      </w:r>
      <w:proofErr w:type="gramEnd"/>
      <w:r>
        <w:rPr>
          <w:rFonts w:ascii="Times New Roman" w:eastAsia="Times New Roman" w:hAnsi="Times New Roman" w:cs="Times New Roman"/>
          <w:sz w:val="24"/>
          <w:szCs w:val="24"/>
        </w:rPr>
        <w:t xml:space="preserve">, due to a combination of repetitive and unique geometry and tight building density. This research paper compares </w:t>
      </w:r>
      <w:commentRangeStart w:id="1"/>
      <w:r>
        <w:rPr>
          <w:rFonts w:ascii="Times New Roman" w:eastAsia="Times New Roman" w:hAnsi="Times New Roman" w:cs="Times New Roman"/>
          <w:sz w:val="24"/>
          <w:szCs w:val="24"/>
        </w:rPr>
        <w:t>t</w:t>
      </w:r>
      <w:r w:rsidRPr="00F342E9">
        <w:rPr>
          <w:rFonts w:ascii="Times New Roman" w:eastAsia="Times New Roman" w:hAnsi="Times New Roman" w:cs="Times New Roman"/>
          <w:sz w:val="24"/>
          <w:szCs w:val="24"/>
          <w:highlight w:val="yellow"/>
        </w:rPr>
        <w:t>hree</w:t>
      </w:r>
      <w:commentRangeEnd w:id="1"/>
      <w:r>
        <w:rPr>
          <w:rStyle w:val="CommentReference"/>
        </w:rPr>
        <w:commentReference w:id="1"/>
      </w:r>
      <w:r>
        <w:rPr>
          <w:rFonts w:ascii="Times New Roman" w:eastAsia="Times New Roman" w:hAnsi="Times New Roman" w:cs="Times New Roman"/>
          <w:sz w:val="24"/>
          <w:szCs w:val="24"/>
        </w:rPr>
        <w:t xml:space="preserve"> machine learning approaches in the detection of common building features from aerial laser scanning. The study examines the extraction of doors, roofs, and windows. This study uses the </w:t>
      </w:r>
      <w:proofErr w:type="spellStart"/>
      <w:r>
        <w:rPr>
          <w:rFonts w:ascii="Times New Roman" w:eastAsia="Times New Roman" w:hAnsi="Times New Roman" w:cs="Times New Roman"/>
          <w:sz w:val="24"/>
          <w:szCs w:val="24"/>
        </w:rPr>
        <w:t>DublinCity</w:t>
      </w:r>
      <w:proofErr w:type="spellEnd"/>
      <w:r>
        <w:rPr>
          <w:rFonts w:ascii="Times New Roman" w:eastAsia="Times New Roman" w:hAnsi="Times New Roman" w:cs="Times New Roman"/>
          <w:sz w:val="24"/>
          <w:szCs w:val="24"/>
        </w:rPr>
        <w:t xml:space="preserve"> Data to build predictive models for </w:t>
      </w:r>
    </w:p>
    <w:p w14:paraId="06FCCF47" w14:textId="77777777" w:rsidR="00294C44" w:rsidRDefault="00294C44" w:rsidP="00294C44">
      <w:pPr>
        <w:rPr>
          <w:ins w:id="2" w:author="Microsoft Office User" w:date="2021-06-07T13:10:00Z"/>
          <w:rFonts w:ascii="Times New Roman" w:eastAsia="Times New Roman" w:hAnsi="Times New Roman" w:cs="Times New Roman"/>
          <w:sz w:val="24"/>
          <w:szCs w:val="24"/>
        </w:rPr>
      </w:pPr>
      <w:ins w:id="3" w:author="Microsoft Office User" w:date="2021-06-07T13:10:00Z">
        <w:r w:rsidRPr="00C85EA5">
          <w:rPr>
            <w:rFonts w:ascii="Times New Roman" w:eastAsia="Times New Roman" w:hAnsi="Times New Roman" w:cs="Times New Roman"/>
            <w:sz w:val="24"/>
            <w:szCs w:val="24"/>
            <w:highlight w:val="yellow"/>
            <w:rPrChange w:id="4" w:author="Microsoft Office User" w:date="2021-06-07T13:11:00Z">
              <w:rPr>
                <w:rFonts w:ascii="Times New Roman" w:eastAsia="Times New Roman" w:hAnsi="Times New Roman" w:cs="Times New Roman"/>
                <w:sz w:val="24"/>
                <w:szCs w:val="24"/>
              </w:rPr>
            </w:rPrChange>
          </w:rPr>
          <w:t>M, write abou</w:t>
        </w:r>
      </w:ins>
      <w:ins w:id="5" w:author="Microsoft Office User" w:date="2021-06-07T13:11:00Z">
        <w:r w:rsidRPr="00C85EA5">
          <w:rPr>
            <w:rFonts w:ascii="Times New Roman" w:eastAsia="Times New Roman" w:hAnsi="Times New Roman" w:cs="Times New Roman"/>
            <w:sz w:val="24"/>
            <w:szCs w:val="24"/>
            <w:highlight w:val="yellow"/>
            <w:rPrChange w:id="6" w:author="Microsoft Office User" w:date="2021-06-07T13:11:00Z">
              <w:rPr>
                <w:rFonts w:ascii="Times New Roman" w:eastAsia="Times New Roman" w:hAnsi="Times New Roman" w:cs="Times New Roman"/>
                <w:sz w:val="24"/>
                <w:szCs w:val="24"/>
              </w:rPr>
            </w:rPrChange>
          </w:rPr>
          <w:t>t the data set that you trained on and that you validated on.</w:t>
        </w:r>
      </w:ins>
    </w:p>
    <w:p w14:paraId="2BA879B6" w14:textId="77777777" w:rsidR="00294C44" w:rsidRDefault="00294C44" w:rsidP="00294C4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door versus roof classification and door versus window classification. The models performed with an overall accuracy rate of </w:t>
      </w:r>
      <w:commentRangeStart w:id="7"/>
      <w:commentRangeStart w:id="8"/>
      <w:r w:rsidRPr="00C85EA5">
        <w:rPr>
          <w:rFonts w:ascii="Times New Roman" w:eastAsia="Times New Roman" w:hAnsi="Times New Roman" w:cs="Times New Roman"/>
          <w:sz w:val="24"/>
          <w:szCs w:val="24"/>
          <w:highlight w:val="yellow"/>
          <w:rPrChange w:id="9" w:author="Microsoft Office User" w:date="2021-06-07T13:11:00Z">
            <w:rPr>
              <w:rFonts w:ascii="Times New Roman" w:eastAsia="Times New Roman" w:hAnsi="Times New Roman" w:cs="Times New Roman"/>
              <w:sz w:val="24"/>
              <w:szCs w:val="24"/>
            </w:rPr>
          </w:rPrChange>
        </w:rPr>
        <w:t>92</w:t>
      </w:r>
      <w:commentRangeEnd w:id="7"/>
      <w:r>
        <w:rPr>
          <w:rStyle w:val="CommentReference"/>
        </w:rPr>
        <w:commentReference w:id="7"/>
      </w:r>
      <w:commentRangeEnd w:id="8"/>
      <w:r>
        <w:rPr>
          <w:rStyle w:val="CommentReference"/>
        </w:rPr>
        <w:commentReference w:id="8"/>
      </w:r>
      <w:r w:rsidRPr="00C85EA5">
        <w:rPr>
          <w:rFonts w:ascii="Times New Roman" w:eastAsia="Times New Roman" w:hAnsi="Times New Roman" w:cs="Times New Roman"/>
          <w:sz w:val="24"/>
          <w:szCs w:val="24"/>
          <w:highlight w:val="yellow"/>
          <w:rPrChange w:id="10" w:author="Microsoft Office User" w:date="2021-06-07T13:11:00Z">
            <w:rPr>
              <w:rFonts w:ascii="Times New Roman" w:eastAsia="Times New Roman" w:hAnsi="Times New Roman" w:cs="Times New Roman"/>
              <w:sz w:val="24"/>
              <w:szCs w:val="24"/>
            </w:rPr>
          </w:rPrChange>
        </w:rPr>
        <w:t>%</w:t>
      </w:r>
      <w:r>
        <w:rPr>
          <w:rFonts w:ascii="Times New Roman" w:eastAsia="Times New Roman" w:hAnsi="Times New Roman" w:cs="Times New Roman"/>
          <w:sz w:val="24"/>
          <w:szCs w:val="24"/>
        </w:rPr>
        <w:t>. Such results allow for greater flexibility in generalizing the model to other urban cities.</w:t>
      </w:r>
    </w:p>
    <w:p w14:paraId="79520751" w14:textId="77777777" w:rsidR="00294C44" w:rsidRDefault="00294C44" w:rsidP="00294C44">
      <w:pPr>
        <w:rPr>
          <w:ins w:id="11" w:author="Michelle Lee" w:date="2021-06-07T21:18:00Z"/>
        </w:rPr>
      </w:pPr>
    </w:p>
    <w:p w14:paraId="5AEFA436" w14:textId="77777777" w:rsidR="00294C44" w:rsidRDefault="00294C44">
      <w:pPr>
        <w:pStyle w:val="ListParagraph"/>
        <w:numPr>
          <w:ilvl w:val="0"/>
          <w:numId w:val="3"/>
        </w:numPr>
        <w:pPrChange w:id="12" w:author="Michelle Lee" w:date="2021-06-07T21:18:00Z">
          <w:pPr/>
        </w:pPrChange>
      </w:pPr>
      <w:ins w:id="13" w:author="Michelle Lee" w:date="2021-06-07T21:18:00Z">
        <w:r>
          <w:t xml:space="preserve">Point cloud data not well established (serves as a guide) Data: discontinuous, </w:t>
        </w:r>
        <w:proofErr w:type="spellStart"/>
        <w:r>
          <w:t xml:space="preserve">non </w:t>
        </w:r>
      </w:ins>
      <w:ins w:id="14" w:author="Michelle Lee" w:date="2021-06-07T21:19:00Z">
        <w:r>
          <w:t>uniform</w:t>
        </w:r>
        <w:proofErr w:type="spellEnd"/>
        <w:r>
          <w:t xml:space="preserve">. </w:t>
        </w:r>
      </w:ins>
    </w:p>
    <w:p w14:paraId="168D58A9" w14:textId="1C67E6C5" w:rsidR="00687F96" w:rsidRDefault="00687F96"/>
    <w:p w14:paraId="5D1CA18F" w14:textId="77777777" w:rsidR="00294C44" w:rsidRDefault="00294C44" w:rsidP="00294C44">
      <w:pPr>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p w14:paraId="2E6ED786" w14:textId="77777777" w:rsidR="00294C44" w:rsidRDefault="00294C44" w:rsidP="00294C4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often hard to study building structure, especially in urban and denser cities. Building design and architecture tend to be more complex, and taller buildings and skyscrapers make it harder to study the exterior properties of a building. LiDAR can be easily used to gather information on a building’s design, structure, or surface. </w:t>
      </w:r>
    </w:p>
    <w:p w14:paraId="6D4EEAB9" w14:textId="77777777" w:rsidR="00294C44" w:rsidRDefault="00294C44" w:rsidP="00294C4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accurate classification and location of building components such as doors, roofs, and windows will play a role in shaping the future of building inspection in major cities across the world. Building inspection procedures tend to be of high risk since it is done manually [4]. For instance, New York City skyscrapers are inspected by qualified engineers, all while latched onto a rope. Better classification of window, door, and roof location aids in speeding up inspection processes and minimizes risk. </w:t>
      </w:r>
    </w:p>
    <w:p w14:paraId="078F9A25" w14:textId="77777777" w:rsidR="00294C44" w:rsidRDefault="00294C44" w:rsidP="00294C4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collection of urban data opens the opportunity of rendering the features in historical buildings. (</w:t>
      </w:r>
      <w:proofErr w:type="gramStart"/>
      <w:r>
        <w:rPr>
          <w:rFonts w:ascii="Times New Roman" w:eastAsia="Times New Roman" w:hAnsi="Times New Roman" w:cs="Times New Roman"/>
          <w:sz w:val="24"/>
          <w:szCs w:val="24"/>
        </w:rPr>
        <w:t>more</w:t>
      </w:r>
      <w:proofErr w:type="gramEnd"/>
      <w:r>
        <w:rPr>
          <w:rFonts w:ascii="Times New Roman" w:eastAsia="Times New Roman" w:hAnsi="Times New Roman" w:cs="Times New Roman"/>
          <w:sz w:val="24"/>
          <w:szCs w:val="24"/>
        </w:rPr>
        <w:t xml:space="preserve"> detail will be added when I do additional reading) </w:t>
      </w:r>
    </w:p>
    <w:p w14:paraId="2B193650" w14:textId="77777777" w:rsidR="00294C44" w:rsidRDefault="00294C44" w:rsidP="00294C44">
      <w:pPr>
        <w:rPr>
          <w:rFonts w:ascii="Times New Roman" w:eastAsia="Times New Roman" w:hAnsi="Times New Roman" w:cs="Times New Roman"/>
          <w:sz w:val="24"/>
          <w:szCs w:val="24"/>
        </w:rPr>
      </w:pPr>
    </w:p>
    <w:p w14:paraId="01456FBC" w14:textId="77777777" w:rsidR="00294C44" w:rsidRDefault="00294C44" w:rsidP="00294C44">
      <w:pPr>
        <w:rPr>
          <w:rFonts w:ascii="Times New Roman" w:eastAsia="Times New Roman" w:hAnsi="Times New Roman" w:cs="Times New Roman"/>
          <w:sz w:val="24"/>
          <w:szCs w:val="24"/>
        </w:rPr>
      </w:pPr>
      <w:r>
        <w:rPr>
          <w:rFonts w:ascii="Times New Roman" w:eastAsia="Times New Roman" w:hAnsi="Times New Roman" w:cs="Times New Roman"/>
          <w:sz w:val="24"/>
          <w:szCs w:val="24"/>
        </w:rPr>
        <w:t>-In intro note that this topic hasn’t been widely researched (geometry)</w:t>
      </w:r>
    </w:p>
    <w:p w14:paraId="5FDC3C83" w14:textId="77777777" w:rsidR="00294C44" w:rsidRDefault="00294C44" w:rsidP="00294C44">
      <w:pPr>
        <w:ind w:firstLine="720"/>
        <w:rPr>
          <w:rFonts w:ascii="Times New Roman" w:eastAsia="Times New Roman" w:hAnsi="Times New Roman" w:cs="Times New Roman"/>
          <w:sz w:val="24"/>
          <w:szCs w:val="24"/>
          <w:lang w:val="en-US"/>
        </w:rPr>
      </w:pPr>
      <w:r w:rsidRPr="00473E9C">
        <w:rPr>
          <w:rFonts w:ascii="Times New Roman" w:eastAsia="Times New Roman" w:hAnsi="Times New Roman" w:cs="Times New Roman"/>
          <w:sz w:val="24"/>
          <w:szCs w:val="24"/>
          <w:lang w:val="en-US"/>
        </w:rPr>
        <w:t>Three-dimensional data</w:t>
      </w:r>
      <w:r>
        <w:rPr>
          <w:rFonts w:ascii="Times New Roman" w:eastAsia="Times New Roman" w:hAnsi="Times New Roman" w:cs="Times New Roman"/>
          <w:sz w:val="24"/>
          <w:szCs w:val="24"/>
          <w:lang w:val="en-US"/>
        </w:rPr>
        <w:t xml:space="preserve"> is</w:t>
      </w:r>
      <w:r w:rsidRPr="00473E9C">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being collected at a rapid pace and</w:t>
      </w:r>
      <w:r w:rsidRPr="00473E9C">
        <w:rPr>
          <w:rFonts w:ascii="Times New Roman" w:eastAsia="Times New Roman" w:hAnsi="Times New Roman" w:cs="Times New Roman"/>
          <w:sz w:val="24"/>
          <w:szCs w:val="24"/>
          <w:lang w:val="en-US"/>
        </w:rPr>
        <w:t xml:space="preserve"> may</w:t>
      </w:r>
      <w:r>
        <w:rPr>
          <w:rFonts w:ascii="Times New Roman" w:eastAsia="Times New Roman" w:hAnsi="Times New Roman" w:cs="Times New Roman"/>
          <w:sz w:val="24"/>
          <w:szCs w:val="24"/>
          <w:lang w:val="en-US"/>
        </w:rPr>
        <w:t xml:space="preserve"> be stored in the form of point clouds. However, there has been little investigation about how machine learning techniques may be used to provide better outcomes for feature classification. </w:t>
      </w:r>
    </w:p>
    <w:p w14:paraId="1F0A56CB" w14:textId="77777777" w:rsidR="00294C44" w:rsidRDefault="00294C44" w:rsidP="00294C44">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rPr>
        <w:t>The purpose of this project is to gain insight into applying machine learning algorithms to discontinuous, three-dimensional, sparse datasets. Three commonly used machine learning models were used to classify three different objects, roof vs door, and window vs door.</w:t>
      </w:r>
    </w:p>
    <w:p w14:paraId="6AB06995" w14:textId="77777777" w:rsidR="00294C44" w:rsidRDefault="00294C44" w:rsidP="00294C44">
      <w:pPr>
        <w:rPr>
          <w:rFonts w:ascii="Times New Roman" w:eastAsia="Times New Roman" w:hAnsi="Times New Roman" w:cs="Times New Roman"/>
          <w:sz w:val="24"/>
          <w:szCs w:val="24"/>
        </w:rPr>
      </w:pPr>
    </w:p>
    <w:p w14:paraId="0CCF700B" w14:textId="77777777" w:rsidR="00294C44" w:rsidRDefault="00294C44" w:rsidP="00294C44">
      <w:pPr>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w:t>
      </w:r>
    </w:p>
    <w:p w14:paraId="590CDA39" w14:textId="0D0A1397" w:rsidR="00294C44" w:rsidRDefault="00294C44"/>
    <w:p w14:paraId="569E472B" w14:textId="111D291F" w:rsidR="00294C44" w:rsidRDefault="00294C44">
      <w:pPr>
        <w:spacing w:after="160" w:line="259" w:lineRule="auto"/>
      </w:pPr>
      <w:r>
        <w:br w:type="page"/>
      </w:r>
    </w:p>
    <w:p w14:paraId="49D2BE1B" w14:textId="77777777" w:rsidR="00294C44" w:rsidRPr="00CE2FF7" w:rsidRDefault="00294C44" w:rsidP="00294C44">
      <w:pPr>
        <w:rPr>
          <w:ins w:id="15" w:author="Microsoft Office User" w:date="2021-06-07T13:14:00Z"/>
          <w:rFonts w:ascii="Times New Roman" w:eastAsia="Times New Roman" w:hAnsi="Times New Roman" w:cs="Times New Roman"/>
          <w:b/>
          <w:bCs/>
          <w:sz w:val="24"/>
          <w:szCs w:val="24"/>
        </w:rPr>
      </w:pPr>
      <w:r w:rsidRPr="00CE2FF7">
        <w:rPr>
          <w:rFonts w:ascii="Times New Roman" w:eastAsia="Times New Roman" w:hAnsi="Times New Roman" w:cs="Times New Roman"/>
          <w:b/>
          <w:bCs/>
          <w:sz w:val="24"/>
          <w:szCs w:val="24"/>
        </w:rPr>
        <w:lastRenderedPageBreak/>
        <w:t>Scope &amp; Methodology</w:t>
      </w:r>
    </w:p>
    <w:p w14:paraId="34D3F76A" w14:textId="77777777" w:rsidR="00294C44" w:rsidRDefault="00294C44" w:rsidP="00294C44">
      <w:pPr>
        <w:rPr>
          <w:rFonts w:ascii="Times New Roman" w:eastAsia="Times New Roman" w:hAnsi="Times New Roman" w:cs="Times New Roman"/>
          <w:sz w:val="24"/>
          <w:szCs w:val="24"/>
        </w:rPr>
      </w:pPr>
      <w:ins w:id="16" w:author="Microsoft Office User" w:date="2021-06-07T13:14:00Z">
        <w:r>
          <w:rPr>
            <w:rFonts w:ascii="Times New Roman" w:eastAsia="Times New Roman" w:hAnsi="Times New Roman" w:cs="Times New Roman"/>
            <w:sz w:val="24"/>
            <w:szCs w:val="24"/>
          </w:rPr>
          <w:t xml:space="preserve">M, explain the scope of your work and the parameters you </w:t>
        </w:r>
      </w:ins>
      <w:ins w:id="17" w:author="Microsoft Office User" w:date="2021-06-07T13:15:00Z">
        <w:r>
          <w:rPr>
            <w:rFonts w:ascii="Times New Roman" w:eastAsia="Times New Roman" w:hAnsi="Times New Roman" w:cs="Times New Roman"/>
            <w:sz w:val="24"/>
            <w:szCs w:val="24"/>
          </w:rPr>
          <w:t xml:space="preserve">varied. Then explain the methodologies. At the very end, describe the </w:t>
        </w:r>
        <w:proofErr w:type="gramStart"/>
        <w:r>
          <w:rPr>
            <w:rFonts w:ascii="Times New Roman" w:eastAsia="Times New Roman" w:hAnsi="Times New Roman" w:cs="Times New Roman"/>
            <w:sz w:val="24"/>
            <w:szCs w:val="24"/>
          </w:rPr>
          <w:t>data</w:t>
        </w:r>
      </w:ins>
      <w:proofErr w:type="gramEnd"/>
    </w:p>
    <w:p w14:paraId="42C75CAC" w14:textId="77777777" w:rsidR="00294C44" w:rsidRPr="00473E9C" w:rsidRDefault="00294C44" w:rsidP="00294C44">
      <w:pPr>
        <w:rPr>
          <w:rFonts w:ascii="Times New Roman" w:eastAsia="Times New Roman" w:hAnsi="Times New Roman" w:cs="Times New Roman"/>
          <w:sz w:val="24"/>
          <w:szCs w:val="24"/>
          <w:lang w:val="en-US"/>
        </w:rPr>
      </w:pPr>
    </w:p>
    <w:p w14:paraId="753B110A" w14:textId="77777777" w:rsidR="00294C44" w:rsidRPr="00CE2FF7" w:rsidRDefault="00294C44" w:rsidP="00294C44">
      <w:pPr>
        <w:rPr>
          <w:rFonts w:ascii="Times New Roman" w:eastAsia="Times New Roman" w:hAnsi="Times New Roman" w:cs="Times New Roman"/>
          <w:b/>
          <w:bCs/>
          <w:sz w:val="24"/>
          <w:szCs w:val="24"/>
          <w:lang w:val="en-US"/>
        </w:rPr>
      </w:pPr>
      <w:r w:rsidRPr="00CE2FF7">
        <w:rPr>
          <w:rFonts w:ascii="Times New Roman" w:eastAsia="Times New Roman" w:hAnsi="Times New Roman" w:cs="Times New Roman"/>
          <w:b/>
          <w:bCs/>
          <w:sz w:val="24"/>
          <w:szCs w:val="24"/>
          <w:lang w:val="en-US"/>
        </w:rPr>
        <w:t xml:space="preserve">Introduce Models </w:t>
      </w:r>
    </w:p>
    <w:p w14:paraId="7609B5AC" w14:textId="2E4FB094" w:rsidR="00294C44" w:rsidRPr="001D6FDB" w:rsidRDefault="00294C44" w:rsidP="00294C44">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ab/>
        <w:t>This project considered the detection of three common urban objects</w:t>
      </w:r>
      <w:r>
        <w:rPr>
          <w:rFonts w:ascii="Times New Roman" w:eastAsia="Times New Roman" w:hAnsi="Times New Roman" w:cs="Times New Roman"/>
          <w:sz w:val="24"/>
          <w:szCs w:val="24"/>
        </w:rPr>
        <w:t xml:space="preserve"> (roof, door, and window). </w:t>
      </w:r>
      <w:r>
        <w:rPr>
          <w:rFonts w:ascii="Times New Roman" w:eastAsia="Times New Roman" w:hAnsi="Times New Roman" w:cs="Times New Roman"/>
          <w:sz w:val="24"/>
          <w:szCs w:val="24"/>
          <w:lang w:val="en-US"/>
        </w:rPr>
        <w:t>Three supervised machine learning algorithms (logistic regression [8], SVM [9], and random forests [10]) were used as base models for urban object classification.</w:t>
      </w:r>
      <w:r>
        <w:rPr>
          <w:rFonts w:ascii="Times New Roman" w:eastAsia="Times New Roman" w:hAnsi="Times New Roman" w:cs="Times New Roman"/>
          <w:sz w:val="24"/>
          <w:szCs w:val="24"/>
        </w:rPr>
        <w:t xml:space="preserve"> A normalization technique was applied to each of the models and tested for its effectiveness. Regularization was also applied to all the models and was further tuned to find an optimal model. Since SVM methods also require the use of a kernel function for data transformation, the behavior of four different kernels w</w:t>
      </w:r>
      <w:r w:rsidR="00071C09">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investigated. </w:t>
      </w:r>
    </w:p>
    <w:p w14:paraId="6D8B903A" w14:textId="3F4AC5F1" w:rsidR="00294C44" w:rsidRDefault="00294C44" w:rsidP="00294C4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results of the logistic regression models were interpreted by </w:t>
      </w:r>
      <w:r w:rsidR="00554E24">
        <w:rPr>
          <w:rFonts w:ascii="Times New Roman" w:eastAsia="Times New Roman" w:hAnsi="Times New Roman" w:cs="Times New Roman"/>
          <w:sz w:val="24"/>
          <w:szCs w:val="24"/>
        </w:rPr>
        <w:t xml:space="preserve">their </w:t>
      </w:r>
      <w:r>
        <w:rPr>
          <w:rFonts w:ascii="Times New Roman" w:eastAsia="Times New Roman" w:hAnsi="Times New Roman" w:cs="Times New Roman"/>
          <w:sz w:val="24"/>
          <w:szCs w:val="24"/>
        </w:rPr>
        <w:t xml:space="preserve">coefficient weights. SVM classifiers are not easily interpretable, so a Random Forest classifier was created to determine the feature importance of each attribute. An SVM classifier runs similarly to a Random Forest classifier and should therefore provide similar accuracies and feature weights. Each model was evaluated using the classifier’s accuracy score and runtime performance. </w:t>
      </w:r>
    </w:p>
    <w:p w14:paraId="1E28EDF2" w14:textId="77777777" w:rsidR="00294C44" w:rsidRPr="001D6FDB" w:rsidRDefault="00294C44" w:rsidP="00294C44">
      <w:pPr>
        <w:ind w:firstLine="720"/>
        <w:rPr>
          <w:rFonts w:ascii="Times New Roman" w:eastAsia="Times New Roman" w:hAnsi="Times New Roman" w:cs="Times New Roman"/>
          <w:sz w:val="24"/>
          <w:szCs w:val="24"/>
          <w:lang w:val="en-US"/>
        </w:rPr>
      </w:pPr>
    </w:p>
    <w:p w14:paraId="233D0D8B" w14:textId="77777777" w:rsidR="00294C44" w:rsidRPr="00E32351" w:rsidRDefault="00294C44" w:rsidP="00294C4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section introduces the dataset and the models that were used, followed by a discussion of its evaluation methods. </w:t>
      </w:r>
    </w:p>
    <w:p w14:paraId="783D62E9" w14:textId="77777777" w:rsidR="00294C44" w:rsidRDefault="00294C44" w:rsidP="00294C44">
      <w:pPr>
        <w:rPr>
          <w:rFonts w:ascii="Times New Roman" w:eastAsia="Times New Roman" w:hAnsi="Times New Roman" w:cs="Times New Roman"/>
          <w:sz w:val="24"/>
          <w:szCs w:val="24"/>
        </w:rPr>
      </w:pPr>
      <w:r>
        <w:rPr>
          <w:rFonts w:ascii="Times New Roman" w:eastAsia="Times New Roman" w:hAnsi="Times New Roman" w:cs="Times New Roman"/>
          <w:sz w:val="24"/>
          <w:szCs w:val="24"/>
        </w:rPr>
        <w:t>Dublin</w:t>
      </w:r>
      <w:ins w:id="18" w:author="Microsoft Office User" w:date="2021-06-07T13:13:00Z">
        <w:r>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City Data: </w:t>
      </w:r>
    </w:p>
    <w:p w14:paraId="6608878B" w14:textId="77777777" w:rsidR="00294C44" w:rsidRDefault="00294C44" w:rsidP="00294C44">
      <w:pPr>
        <w:pStyle w:val="ListParagraph"/>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Factual </w:t>
      </w:r>
    </w:p>
    <w:p w14:paraId="7044C5EC" w14:textId="77777777" w:rsidR="00294C44" w:rsidRPr="002922A0" w:rsidRDefault="00294C44" w:rsidP="00294C44">
      <w:pPr>
        <w:pStyle w:val="ListParagraph"/>
        <w:numPr>
          <w:ilvl w:val="1"/>
          <w:numId w:val="4"/>
        </w:numPr>
        <w:rPr>
          <w:rFonts w:ascii="Times New Roman" w:eastAsia="Times New Roman" w:hAnsi="Times New Roman" w:cs="Times New Roman"/>
          <w:b/>
          <w:bCs/>
          <w:sz w:val="24"/>
          <w:szCs w:val="24"/>
        </w:rPr>
      </w:pPr>
      <w:r w:rsidRPr="002922A0">
        <w:rPr>
          <w:rFonts w:ascii="Times New Roman" w:eastAsia="Times New Roman" w:hAnsi="Times New Roman" w:cs="Times New Roman"/>
          <w:b/>
          <w:bCs/>
          <w:sz w:val="24"/>
          <w:szCs w:val="24"/>
        </w:rPr>
        <w:t>Year, high density, area of dataset, total pts</w:t>
      </w:r>
    </w:p>
    <w:p w14:paraId="1969D431" w14:textId="77777777" w:rsidR="00294C44" w:rsidRPr="002922A0" w:rsidRDefault="00294C44" w:rsidP="00294C44">
      <w:pPr>
        <w:pStyle w:val="ListParagraph"/>
        <w:numPr>
          <w:ilvl w:val="1"/>
          <w:numId w:val="4"/>
        </w:numPr>
        <w:rPr>
          <w:rFonts w:ascii="Times New Roman" w:eastAsia="Times New Roman" w:hAnsi="Times New Roman" w:cs="Times New Roman"/>
          <w:b/>
          <w:bCs/>
          <w:sz w:val="24"/>
          <w:szCs w:val="24"/>
        </w:rPr>
      </w:pPr>
      <w:r w:rsidRPr="002922A0">
        <w:rPr>
          <w:rFonts w:ascii="Times New Roman" w:eastAsia="Times New Roman" w:hAnsi="Times New Roman" w:cs="Times New Roman"/>
          <w:b/>
          <w:bCs/>
          <w:sz w:val="24"/>
          <w:szCs w:val="24"/>
        </w:rPr>
        <w:t>What I used of that (I used a tile + number of points)</w:t>
      </w:r>
    </w:p>
    <w:p w14:paraId="0BFE0D2F" w14:textId="54288ED3" w:rsidR="00294C44" w:rsidRDefault="00294C44" w:rsidP="00294C4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 aerial LiDAR scan of Dublin City was conducted by the Urban Modeling Group at University College Dublin in 2015, covering an area of 5.6km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(including partially covered areas), with a total of 1.4 billion points [</w:t>
      </w:r>
      <w:r w:rsidRPr="00CE2FF7">
        <w:rPr>
          <w:rFonts w:ascii="Times New Roman" w:eastAsia="Times New Roman" w:hAnsi="Times New Roman" w:cs="Times New Roman"/>
          <w:sz w:val="24"/>
          <w:szCs w:val="24"/>
          <w:highlight w:val="yellow"/>
        </w:rPr>
        <w:t>3</w:t>
      </w:r>
      <w:r>
        <w:rPr>
          <w:rFonts w:ascii="Times New Roman" w:eastAsia="Times New Roman" w:hAnsi="Times New Roman" w:cs="Times New Roman"/>
          <w:sz w:val="24"/>
          <w:szCs w:val="24"/>
        </w:rPr>
        <w:t xml:space="preserve">]. Due to the size and high density of the dataset, the densest point cloud tiles were selected to be split into thirteen tiles. The selected dataset has 260 million labeled points. One tile (T_315500_234500_NW) consists </w:t>
      </w:r>
      <w:r w:rsidR="00586F71">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about 50 million points, and points labeled as buildings totaled about 25 million points. </w:t>
      </w:r>
      <w:r w:rsidRPr="00257844">
        <w:rPr>
          <w:rFonts w:ascii="Times New Roman" w:eastAsia="Times New Roman" w:hAnsi="Times New Roman" w:cs="Times New Roman"/>
          <w:sz w:val="24"/>
          <w:szCs w:val="24"/>
        </w:rPr>
        <w:t>Each of the points w</w:t>
      </w:r>
      <w:r>
        <w:rPr>
          <w:rFonts w:ascii="Times New Roman" w:eastAsia="Times New Roman" w:hAnsi="Times New Roman" w:cs="Times New Roman"/>
          <w:sz w:val="24"/>
          <w:szCs w:val="24"/>
        </w:rPr>
        <w:t>as</w:t>
      </w:r>
      <w:r w:rsidRPr="00257844">
        <w:rPr>
          <w:rFonts w:ascii="Times New Roman" w:eastAsia="Times New Roman" w:hAnsi="Times New Roman" w:cs="Times New Roman"/>
          <w:sz w:val="24"/>
          <w:szCs w:val="24"/>
        </w:rPr>
        <w:t xml:space="preserve"> pre-labeled into </w:t>
      </w:r>
      <w:r>
        <w:rPr>
          <w:rFonts w:ascii="Times New Roman" w:eastAsia="Times New Roman" w:hAnsi="Times New Roman" w:cs="Times New Roman"/>
          <w:sz w:val="24"/>
          <w:szCs w:val="24"/>
        </w:rPr>
        <w:t>13</w:t>
      </w:r>
      <w:r w:rsidRPr="00257844">
        <w:rPr>
          <w:rFonts w:ascii="Times New Roman" w:eastAsia="Times New Roman" w:hAnsi="Times New Roman" w:cs="Times New Roman"/>
          <w:sz w:val="24"/>
          <w:szCs w:val="24"/>
        </w:rPr>
        <w:t xml:space="preserve"> different classes. </w:t>
      </w:r>
    </w:p>
    <w:p w14:paraId="2C4C6C16" w14:textId="77777777" w:rsidR="00294C44" w:rsidRPr="00652D27" w:rsidRDefault="00294C44" w:rsidP="00294C44">
      <w:pPr>
        <w:ind w:firstLine="720"/>
        <w:rPr>
          <w:rFonts w:ascii="Times New Roman" w:eastAsia="Times New Roman" w:hAnsi="Times New Roman" w:cs="Times New Roman"/>
          <w:sz w:val="24"/>
          <w:szCs w:val="24"/>
        </w:rPr>
      </w:pPr>
      <w:r w:rsidRPr="00257844">
        <w:rPr>
          <w:rFonts w:ascii="Times New Roman" w:eastAsia="Times New Roman" w:hAnsi="Times New Roman" w:cs="Times New Roman"/>
          <w:sz w:val="24"/>
          <w:szCs w:val="24"/>
        </w:rPr>
        <w:t xml:space="preserve">At the dataset’s first level, each point was assigned to one of four classes: Ground, Building, Vegetation, </w:t>
      </w:r>
      <w:r>
        <w:rPr>
          <w:rFonts w:ascii="Times New Roman" w:eastAsia="Times New Roman" w:hAnsi="Times New Roman" w:cs="Times New Roman"/>
          <w:sz w:val="24"/>
          <w:szCs w:val="24"/>
        </w:rPr>
        <w:t>or</w:t>
      </w:r>
      <w:r w:rsidRPr="00257844">
        <w:rPr>
          <w:rFonts w:ascii="Times New Roman" w:eastAsia="Times New Roman" w:hAnsi="Times New Roman" w:cs="Times New Roman"/>
          <w:sz w:val="24"/>
          <w:szCs w:val="24"/>
        </w:rPr>
        <w:t xml:space="preserve"> Undefined.</w:t>
      </w:r>
      <w:r>
        <w:rPr>
          <w:rFonts w:ascii="Times New Roman" w:eastAsia="Times New Roman" w:hAnsi="Times New Roman" w:cs="Times New Roman"/>
          <w:sz w:val="24"/>
          <w:szCs w:val="24"/>
        </w:rPr>
        <w:t xml:space="preserve"> This project works extensively with building labeled points; thus, the rest of the dataset may be filtered out. Within the building class, some points, if applicable, were further classified as belonging to a part of a ‘door’, ‘window’, or ‘roof’ structure. Figure 1 gives a breakdown of the point classification. </w:t>
      </w:r>
    </w:p>
    <w:p w14:paraId="37F8022F" w14:textId="77777777" w:rsidR="00294C44" w:rsidRPr="00652D27" w:rsidRDefault="00294C44" w:rsidP="00294C44">
      <w:pPr>
        <w:ind w:firstLine="720"/>
        <w:rPr>
          <w:rFonts w:ascii="Times New Roman" w:eastAsia="Times New Roman" w:hAnsi="Times New Roman" w:cs="Times New Roman"/>
          <w:sz w:val="24"/>
          <w:szCs w:val="24"/>
        </w:rPr>
      </w:pPr>
    </w:p>
    <w:p w14:paraId="407894CC" w14:textId="77777777" w:rsidR="00294C44" w:rsidRDefault="00294C44" w:rsidP="00294C44">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A4EDAF3" wp14:editId="0E325EBE">
            <wp:extent cx="3629025" cy="1915711"/>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b="6886"/>
                    <a:stretch>
                      <a:fillRect/>
                    </a:stretch>
                  </pic:blipFill>
                  <pic:spPr>
                    <a:xfrm>
                      <a:off x="0" y="0"/>
                      <a:ext cx="3629025" cy="1915711"/>
                    </a:xfrm>
                    <a:prstGeom prst="rect">
                      <a:avLst/>
                    </a:prstGeom>
                    <a:ln/>
                  </pic:spPr>
                </pic:pic>
              </a:graphicData>
            </a:graphic>
          </wp:inline>
        </w:drawing>
      </w:r>
    </w:p>
    <w:p w14:paraId="6CF13A23" w14:textId="77777777" w:rsidR="00294C44" w:rsidRDefault="00294C44" w:rsidP="00294C44">
      <w:pPr>
        <w:ind w:firstLine="720"/>
        <w:jc w:val="center"/>
        <w:rPr>
          <w:rFonts w:ascii="Times New Roman" w:eastAsia="Times New Roman" w:hAnsi="Times New Roman" w:cs="Times New Roman"/>
          <w:sz w:val="24"/>
          <w:szCs w:val="24"/>
        </w:rPr>
      </w:pPr>
      <w:commentRangeStart w:id="19"/>
      <w:r>
        <w:rPr>
          <w:rFonts w:ascii="Times New Roman" w:eastAsia="Times New Roman" w:hAnsi="Times New Roman" w:cs="Times New Roman"/>
          <w:sz w:val="24"/>
          <w:szCs w:val="24"/>
        </w:rPr>
        <w:t xml:space="preserve">Figure 1: LiDAR Data Breakdown by level of </w:t>
      </w:r>
      <w:commentRangeStart w:id="20"/>
      <w:r>
        <w:rPr>
          <w:rFonts w:ascii="Times New Roman" w:eastAsia="Times New Roman" w:hAnsi="Times New Roman" w:cs="Times New Roman"/>
          <w:sz w:val="24"/>
          <w:szCs w:val="24"/>
        </w:rPr>
        <w:t>classification</w:t>
      </w:r>
      <w:commentRangeEnd w:id="19"/>
      <w:r>
        <w:commentReference w:id="19"/>
      </w:r>
      <w:commentRangeEnd w:id="20"/>
      <w:r>
        <w:rPr>
          <w:rStyle w:val="CommentReference"/>
        </w:rPr>
        <w:commentReference w:id="20"/>
      </w:r>
      <w:ins w:id="21" w:author="Michelle Lee" w:date="2021-06-07T20:35:00Z">
        <w:r>
          <w:rPr>
            <w:rFonts w:ascii="Times New Roman" w:eastAsia="Times New Roman" w:hAnsi="Times New Roman" w:cs="Times New Roman"/>
            <w:sz w:val="24"/>
            <w:szCs w:val="24"/>
          </w:rPr>
          <w:t xml:space="preserve"> [3]</w:t>
        </w:r>
      </w:ins>
    </w:p>
    <w:p w14:paraId="7D503D5C" w14:textId="77777777" w:rsidR="00294C44" w:rsidRDefault="00294C44" w:rsidP="00294C4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As shown in Figure 1, buildings were further classified by being a ‘Facade’ or a ‘Roof’ in Level 2. Within these two subclasses, points that are classified as a ‘Facade’ may be categorized as ‘Window’ or ‘Door’.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facades, roofs may also have windows or doors. Such points are also labeled in the dataset. In this project, windows and doors located on roofs will be given the ‘roof’ classification. </w:t>
      </w:r>
    </w:p>
    <w:p w14:paraId="18845074" w14:textId="3C1112BC" w:rsidR="00294C44" w:rsidRPr="00294C44" w:rsidRDefault="00294C44" w:rsidP="00294C44">
      <w:pPr>
        <w:pStyle w:val="ListParagraph"/>
        <w:numPr>
          <w:ilvl w:val="1"/>
          <w:numId w:val="4"/>
        </w:numPr>
        <w:rPr>
          <w:rFonts w:ascii="Times New Roman" w:eastAsia="Times New Roman" w:hAnsi="Times New Roman" w:cs="Times New Roman"/>
          <w:b/>
          <w:bCs/>
          <w:sz w:val="24"/>
          <w:szCs w:val="24"/>
        </w:rPr>
      </w:pPr>
      <w:r w:rsidRPr="00294C44">
        <w:rPr>
          <w:rFonts w:ascii="Times New Roman" w:eastAsia="Times New Roman" w:hAnsi="Times New Roman" w:cs="Times New Roman"/>
          <w:b/>
          <w:bCs/>
          <w:sz w:val="24"/>
          <w:szCs w:val="24"/>
        </w:rPr>
        <w:t xml:space="preserve">Tile was </w:t>
      </w:r>
      <w:proofErr w:type="gramStart"/>
      <w:r w:rsidRPr="00294C44">
        <w:rPr>
          <w:rFonts w:ascii="Times New Roman" w:eastAsia="Times New Roman" w:hAnsi="Times New Roman" w:cs="Times New Roman"/>
          <w:b/>
          <w:bCs/>
          <w:sz w:val="24"/>
          <w:szCs w:val="24"/>
        </w:rPr>
        <w:t>labeled</w:t>
      </w:r>
      <w:proofErr w:type="gramEnd"/>
      <w:r w:rsidRPr="00294C44">
        <w:rPr>
          <w:rFonts w:ascii="Times New Roman" w:eastAsia="Times New Roman" w:hAnsi="Times New Roman" w:cs="Times New Roman"/>
          <w:b/>
          <w:bCs/>
          <w:sz w:val="24"/>
          <w:szCs w:val="24"/>
        </w:rPr>
        <w:t xml:space="preserve"> </w:t>
      </w:r>
    </w:p>
    <w:p w14:paraId="270F2C10" w14:textId="5027436D" w:rsidR="00294C44" w:rsidRDefault="00294C44" w:rsidP="00294C44">
      <w:pPr>
        <w:ind w:firstLine="720"/>
        <w:rPr>
          <w:rFonts w:ascii="Times New Roman" w:eastAsia="Times New Roman" w:hAnsi="Times New Roman" w:cs="Times New Roman"/>
          <w:sz w:val="24"/>
          <w:szCs w:val="24"/>
        </w:rPr>
      </w:pPr>
      <w:r w:rsidRPr="00DC2E7F">
        <w:rPr>
          <w:rFonts w:ascii="Times New Roman" w:eastAsia="Times New Roman" w:hAnsi="Times New Roman" w:cs="Times New Roman"/>
          <w:sz w:val="24"/>
          <w:szCs w:val="24"/>
        </w:rPr>
        <w:t xml:space="preserve">Given the relatively large size of the </w:t>
      </w:r>
      <w:proofErr w:type="spellStart"/>
      <w:r w:rsidRPr="00DC2E7F">
        <w:rPr>
          <w:rFonts w:ascii="Times New Roman" w:eastAsia="Times New Roman" w:hAnsi="Times New Roman" w:cs="Times New Roman"/>
          <w:sz w:val="24"/>
          <w:szCs w:val="24"/>
        </w:rPr>
        <w:t>DublinCity</w:t>
      </w:r>
      <w:proofErr w:type="spellEnd"/>
      <w:r w:rsidRPr="00DC2E7F">
        <w:rPr>
          <w:rFonts w:ascii="Times New Roman" w:eastAsia="Times New Roman" w:hAnsi="Times New Roman" w:cs="Times New Roman"/>
          <w:sz w:val="24"/>
          <w:szCs w:val="24"/>
        </w:rPr>
        <w:t xml:space="preserve"> Dataset, one selected tile was imported into </w:t>
      </w:r>
      <w:proofErr w:type="spellStart"/>
      <w:r w:rsidRPr="00DC2E7F">
        <w:rPr>
          <w:rFonts w:ascii="Times New Roman" w:eastAsia="Times New Roman" w:hAnsi="Times New Roman" w:cs="Times New Roman"/>
          <w:sz w:val="24"/>
          <w:szCs w:val="24"/>
        </w:rPr>
        <w:t>CloudCompare</w:t>
      </w:r>
      <w:proofErr w:type="spellEnd"/>
      <w:r w:rsidRPr="00DC2E7F">
        <w:rPr>
          <w:rFonts w:ascii="Times New Roman" w:eastAsia="Times New Roman" w:hAnsi="Times New Roman" w:cs="Times New Roman"/>
          <w:sz w:val="24"/>
          <w:szCs w:val="24"/>
        </w:rPr>
        <w:t>. Building features had to be individually selected and saved as CSV files prior to analysis. An additional column, ‘Type’</w:t>
      </w:r>
      <w:r w:rsidR="00AB7DD0">
        <w:rPr>
          <w:rFonts w:ascii="Times New Roman" w:eastAsia="Times New Roman" w:hAnsi="Times New Roman" w:cs="Times New Roman"/>
          <w:sz w:val="24"/>
          <w:szCs w:val="24"/>
        </w:rPr>
        <w:t>,</w:t>
      </w:r>
      <w:r w:rsidRPr="00DC2E7F">
        <w:rPr>
          <w:rFonts w:ascii="Times New Roman" w:eastAsia="Times New Roman" w:hAnsi="Times New Roman" w:cs="Times New Roman"/>
          <w:sz w:val="24"/>
          <w:szCs w:val="24"/>
        </w:rPr>
        <w:t xml:space="preserve"> was added to the end of each file to determine whether a point was classified as a ‘door’, ‘roof’</w:t>
      </w:r>
      <w:r w:rsidR="00554E24">
        <w:rPr>
          <w:rFonts w:ascii="Times New Roman" w:eastAsia="Times New Roman" w:hAnsi="Times New Roman" w:cs="Times New Roman"/>
          <w:sz w:val="24"/>
          <w:szCs w:val="24"/>
        </w:rPr>
        <w:t>,</w:t>
      </w:r>
      <w:r w:rsidRPr="00DC2E7F">
        <w:rPr>
          <w:rFonts w:ascii="Times New Roman" w:eastAsia="Times New Roman" w:hAnsi="Times New Roman" w:cs="Times New Roman"/>
          <w:sz w:val="24"/>
          <w:szCs w:val="24"/>
        </w:rPr>
        <w:t xml:space="preserve"> or ‘window’. Eleven different attributes were used in our analysis to predict point classes. The attributes are listed in </w:t>
      </w:r>
      <w:r w:rsidRPr="00115D16">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2</w:t>
      </w:r>
      <w:r w:rsidRPr="00DC2E7F">
        <w:rPr>
          <w:rFonts w:ascii="Times New Roman" w:eastAsia="Times New Roman" w:hAnsi="Times New Roman" w:cs="Times New Roman"/>
          <w:sz w:val="24"/>
          <w:szCs w:val="24"/>
        </w:rPr>
        <w:t xml:space="preserve"> below. </w:t>
      </w:r>
    </w:p>
    <w:p w14:paraId="0C1A24F4" w14:textId="77777777" w:rsidR="00294C44" w:rsidRDefault="00294C44" w:rsidP="00294C44">
      <w:pPr>
        <w:ind w:firstLine="720"/>
        <w:jc w:val="center"/>
        <w:rPr>
          <w:rFonts w:ascii="Times New Roman" w:eastAsia="Times New Roman" w:hAnsi="Times New Roman" w:cs="Times New Roman"/>
          <w:sz w:val="24"/>
          <w:szCs w:val="24"/>
        </w:rPr>
      </w:pPr>
      <w:r>
        <w:rPr>
          <w:noProof/>
        </w:rPr>
        <w:drawing>
          <wp:inline distT="0" distB="0" distL="0" distR="0" wp14:anchorId="0CFF2918" wp14:editId="33D836AA">
            <wp:extent cx="3726445" cy="33076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7052" cy="3308157"/>
                    </a:xfrm>
                    <a:prstGeom prst="rect">
                      <a:avLst/>
                    </a:prstGeom>
                  </pic:spPr>
                </pic:pic>
              </a:graphicData>
            </a:graphic>
          </wp:inline>
        </w:drawing>
      </w:r>
    </w:p>
    <w:p w14:paraId="62084E86" w14:textId="77777777" w:rsidR="00294C44" w:rsidRDefault="00294C44" w:rsidP="00294C44">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The ‘RGB’ columns were dropped from the dataset and replaced with an additional column, ‘</w:t>
      </w:r>
      <w:proofErr w:type="gramStart"/>
      <w:r>
        <w:rPr>
          <w:rFonts w:ascii="Times New Roman" w:eastAsia="Times New Roman" w:hAnsi="Times New Roman" w:cs="Times New Roman"/>
          <w:sz w:val="24"/>
          <w:szCs w:val="24"/>
        </w:rPr>
        <w:t>Type</w:t>
      </w:r>
      <w:proofErr w:type="gramEnd"/>
      <w:r>
        <w:rPr>
          <w:rFonts w:ascii="Times New Roman" w:eastAsia="Times New Roman" w:hAnsi="Times New Roman" w:cs="Times New Roman"/>
          <w:sz w:val="24"/>
          <w:szCs w:val="24"/>
        </w:rPr>
        <w:t>’</w:t>
      </w:r>
    </w:p>
    <w:p w14:paraId="73B9591F" w14:textId="77777777" w:rsidR="00294C44" w:rsidRPr="00222DB1" w:rsidRDefault="00294C44" w:rsidP="00294C44">
      <w:pPr>
        <w:rPr>
          <w:rFonts w:ascii="Times New Roman" w:eastAsia="Times New Roman" w:hAnsi="Times New Roman" w:cs="Times New Roman"/>
          <w:sz w:val="24"/>
          <w:szCs w:val="24"/>
        </w:rPr>
      </w:pPr>
    </w:p>
    <w:p w14:paraId="289CF06D" w14:textId="2CF0FBF9" w:rsidR="00294C44" w:rsidRPr="00294C44" w:rsidRDefault="00294C44" w:rsidP="00294C44">
      <w:pPr>
        <w:pStyle w:val="ListParagraph"/>
        <w:numPr>
          <w:ilvl w:val="1"/>
          <w:numId w:val="4"/>
        </w:numPr>
        <w:rPr>
          <w:rFonts w:ascii="Times New Roman" w:eastAsia="Times New Roman" w:hAnsi="Times New Roman" w:cs="Times New Roman"/>
          <w:b/>
          <w:bCs/>
          <w:sz w:val="24"/>
          <w:szCs w:val="24"/>
        </w:rPr>
      </w:pPr>
      <w:r w:rsidRPr="00294C44">
        <w:rPr>
          <w:rFonts w:ascii="Times New Roman" w:eastAsia="Times New Roman" w:hAnsi="Times New Roman" w:cs="Times New Roman"/>
          <w:b/>
          <w:bCs/>
          <w:sz w:val="24"/>
          <w:szCs w:val="24"/>
        </w:rPr>
        <w:t>Show a pic of what it looks like (shown below)</w:t>
      </w:r>
    </w:p>
    <w:p w14:paraId="27C04A4F" w14:textId="1B6A2647" w:rsidR="00294C44" w:rsidRPr="00115D16" w:rsidRDefault="00294C44" w:rsidP="00294C44">
      <w:pPr>
        <w:ind w:firstLine="360"/>
        <w:rPr>
          <w:rFonts w:ascii="Times New Roman" w:eastAsia="Times New Roman" w:hAnsi="Times New Roman" w:cs="Times New Roman"/>
          <w:sz w:val="24"/>
          <w:szCs w:val="24"/>
        </w:rPr>
      </w:pPr>
      <w:r w:rsidRPr="00115D16">
        <w:rPr>
          <w:rFonts w:ascii="Times New Roman" w:eastAsia="Times New Roman" w:hAnsi="Times New Roman" w:cs="Times New Roman"/>
          <w:sz w:val="24"/>
          <w:szCs w:val="24"/>
        </w:rPr>
        <w:t xml:space="preserve">As shown in </w:t>
      </w:r>
      <w:proofErr w:type="spellStart"/>
      <w:r w:rsidRPr="00115D16">
        <w:rPr>
          <w:rFonts w:ascii="Times New Roman" w:eastAsia="Times New Roman" w:hAnsi="Times New Roman" w:cs="Times New Roman"/>
          <w:sz w:val="24"/>
          <w:szCs w:val="24"/>
        </w:rPr>
        <w:t>CloudCompare</w:t>
      </w:r>
      <w:proofErr w:type="spellEnd"/>
      <w:ins w:id="22" w:author="Microsoft Office User" w:date="2021-06-07T13:16:00Z">
        <w:r w:rsidRPr="00115D16">
          <w:rPr>
            <w:rFonts w:ascii="Times New Roman" w:eastAsia="Times New Roman" w:hAnsi="Times New Roman" w:cs="Times New Roman"/>
            <w:sz w:val="24"/>
            <w:szCs w:val="24"/>
          </w:rPr>
          <w:t xml:space="preserve"> </w:t>
        </w:r>
      </w:ins>
      <w:r w:rsidRPr="00115D16">
        <w:rPr>
          <w:rFonts w:ascii="Times New Roman" w:eastAsia="Times New Roman" w:hAnsi="Times New Roman" w:cs="Times New Roman"/>
          <w:sz w:val="24"/>
          <w:szCs w:val="24"/>
        </w:rPr>
        <w:t xml:space="preserve">[7], building roofs are identified by an indigo color, windows are given an aqua color, and doors are identified by a magenta color. Points that are not classified as a door, window, or roof are shown in purple. For illustrative purposes, the color of the doors was changed to yellow in Figure </w:t>
      </w:r>
      <w:r w:rsidR="00F052B2" w:rsidRPr="00F052B2">
        <w:rPr>
          <w:rFonts w:ascii="Times New Roman" w:eastAsia="Times New Roman" w:hAnsi="Times New Roman" w:cs="Times New Roman"/>
          <w:b/>
          <w:bCs/>
          <w:sz w:val="24"/>
          <w:szCs w:val="24"/>
        </w:rPr>
        <w:t>3</w:t>
      </w:r>
      <w:r w:rsidRPr="00115D16">
        <w:rPr>
          <w:rFonts w:ascii="Times New Roman" w:eastAsia="Times New Roman" w:hAnsi="Times New Roman" w:cs="Times New Roman"/>
          <w:sz w:val="24"/>
          <w:szCs w:val="24"/>
        </w:rPr>
        <w:t xml:space="preserve">. </w:t>
      </w:r>
    </w:p>
    <w:p w14:paraId="16EF81D5" w14:textId="77777777" w:rsidR="00294C44" w:rsidRPr="00115D16" w:rsidRDefault="00294C44" w:rsidP="00294C44">
      <w:pPr>
        <w:ind w:left="360"/>
        <w:jc w:val="center"/>
        <w:rPr>
          <w:rFonts w:ascii="Times New Roman" w:eastAsia="Times New Roman" w:hAnsi="Times New Roman" w:cs="Times New Roman"/>
          <w:sz w:val="24"/>
          <w:szCs w:val="24"/>
        </w:rPr>
      </w:pPr>
      <w:r>
        <w:rPr>
          <w:noProof/>
        </w:rPr>
        <w:drawing>
          <wp:inline distT="114300" distB="114300" distL="114300" distR="114300" wp14:anchorId="08B5F366" wp14:editId="47474926">
            <wp:extent cx="3333116" cy="2110973"/>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t="2172" b="8355"/>
                    <a:stretch>
                      <a:fillRect/>
                    </a:stretch>
                  </pic:blipFill>
                  <pic:spPr>
                    <a:xfrm>
                      <a:off x="0" y="0"/>
                      <a:ext cx="3333116" cy="2110973"/>
                    </a:xfrm>
                    <a:prstGeom prst="rect">
                      <a:avLst/>
                    </a:prstGeom>
                    <a:ln/>
                  </pic:spPr>
                </pic:pic>
              </a:graphicData>
            </a:graphic>
          </wp:inline>
        </w:drawing>
      </w:r>
    </w:p>
    <w:p w14:paraId="7D5486A4" w14:textId="77777777" w:rsidR="00294C44" w:rsidRPr="00115D16" w:rsidRDefault="00294C44" w:rsidP="00294C44">
      <w:pPr>
        <w:ind w:left="360"/>
        <w:jc w:val="center"/>
        <w:rPr>
          <w:rFonts w:ascii="Times New Roman" w:eastAsia="Times New Roman" w:hAnsi="Times New Roman" w:cs="Times New Roman"/>
          <w:sz w:val="24"/>
          <w:szCs w:val="24"/>
        </w:rPr>
      </w:pPr>
      <w:r w:rsidRPr="00115D16">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3</w:t>
      </w:r>
      <w:r w:rsidRPr="00115D16">
        <w:rPr>
          <w:rFonts w:ascii="Times New Roman" w:eastAsia="Times New Roman" w:hAnsi="Times New Roman" w:cs="Times New Roman"/>
          <w:sz w:val="24"/>
          <w:szCs w:val="24"/>
        </w:rPr>
        <w:t xml:space="preserve">: Sample building as shown in </w:t>
      </w:r>
      <w:proofErr w:type="spellStart"/>
      <w:proofErr w:type="gramStart"/>
      <w:r w:rsidRPr="00115D16">
        <w:rPr>
          <w:rFonts w:ascii="Times New Roman" w:eastAsia="Times New Roman" w:hAnsi="Times New Roman" w:cs="Times New Roman"/>
          <w:sz w:val="24"/>
          <w:szCs w:val="24"/>
        </w:rPr>
        <w:t>CloudCompare</w:t>
      </w:r>
      <w:proofErr w:type="spellEnd"/>
      <w:proofErr w:type="gramEnd"/>
    </w:p>
    <w:p w14:paraId="2EBE3F9C" w14:textId="77777777" w:rsidR="00294C44" w:rsidRPr="00115D16" w:rsidRDefault="00294C44" w:rsidP="00294C44">
      <w:pPr>
        <w:rPr>
          <w:rFonts w:ascii="Times New Roman" w:eastAsia="Times New Roman" w:hAnsi="Times New Roman" w:cs="Times New Roman"/>
          <w:sz w:val="24"/>
          <w:szCs w:val="24"/>
        </w:rPr>
      </w:pPr>
    </w:p>
    <w:p w14:paraId="539B0B3A" w14:textId="07CD5A59" w:rsidR="00294C44" w:rsidRPr="00B45D1B" w:rsidRDefault="00294C44" w:rsidP="00294C44">
      <w:pPr>
        <w:pStyle w:val="ListParagraph"/>
        <w:numPr>
          <w:ilvl w:val="1"/>
          <w:numId w:val="4"/>
        </w:numPr>
        <w:rPr>
          <w:rFonts w:ascii="Times New Roman" w:eastAsia="Times New Roman" w:hAnsi="Times New Roman" w:cs="Times New Roman"/>
          <w:b/>
          <w:bCs/>
          <w:sz w:val="24"/>
          <w:szCs w:val="24"/>
        </w:rPr>
      </w:pPr>
      <w:r w:rsidRPr="00B45D1B">
        <w:rPr>
          <w:rFonts w:ascii="Times New Roman" w:eastAsia="Times New Roman" w:hAnsi="Times New Roman" w:cs="Times New Roman"/>
          <w:b/>
          <w:bCs/>
          <w:sz w:val="24"/>
          <w:szCs w:val="24"/>
        </w:rPr>
        <w:t>Preprocessing (split/resample)</w:t>
      </w:r>
    </w:p>
    <w:p w14:paraId="7E0A9BD0" w14:textId="77777777" w:rsidR="00294C44" w:rsidRPr="00A64A66" w:rsidRDefault="00294C44" w:rsidP="00294C44">
      <w:pPr>
        <w:ind w:firstLine="720"/>
        <w:rPr>
          <w:rFonts w:ascii="Times New Roman" w:eastAsia="Times New Roman" w:hAnsi="Times New Roman" w:cs="Times New Roman"/>
          <w:b/>
          <w:bCs/>
          <w:sz w:val="24"/>
          <w:szCs w:val="24"/>
        </w:rPr>
      </w:pPr>
      <w:r w:rsidRPr="00A64A66">
        <w:rPr>
          <w:rFonts w:ascii="Times New Roman" w:eastAsia="Times New Roman" w:hAnsi="Times New Roman" w:cs="Times New Roman"/>
          <w:sz w:val="24"/>
          <w:szCs w:val="24"/>
        </w:rPr>
        <w:t xml:space="preserve">Naturally, some building classifiers, such as doors may have fewer data points than other building classifiers, such as roofs. In general, buildings have more roof surface area than door surface area. </w:t>
      </w:r>
      <w:r>
        <w:rPr>
          <w:rFonts w:ascii="Times New Roman" w:eastAsia="Times New Roman" w:hAnsi="Times New Roman" w:cs="Times New Roman"/>
          <w:sz w:val="24"/>
          <w:szCs w:val="24"/>
        </w:rPr>
        <w:t>Most of the data would be comprised of roof records, so</w:t>
      </w:r>
      <w:r w:rsidRPr="00A64A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additional</w:t>
      </w:r>
      <w:r w:rsidRPr="00A64A66">
        <w:rPr>
          <w:rFonts w:ascii="Times New Roman" w:eastAsia="Times New Roman" w:hAnsi="Times New Roman" w:cs="Times New Roman"/>
          <w:sz w:val="24"/>
          <w:szCs w:val="24"/>
        </w:rPr>
        <w:t xml:space="preserve"> door</w:t>
      </w:r>
      <w:r>
        <w:rPr>
          <w:rFonts w:ascii="Times New Roman" w:eastAsia="Times New Roman" w:hAnsi="Times New Roman" w:cs="Times New Roman"/>
          <w:sz w:val="24"/>
          <w:szCs w:val="24"/>
        </w:rPr>
        <w:t xml:space="preserve"> records </w:t>
      </w:r>
      <w:r w:rsidRPr="00A64A66">
        <w:rPr>
          <w:rFonts w:ascii="Times New Roman" w:eastAsia="Times New Roman" w:hAnsi="Times New Roman" w:cs="Times New Roman"/>
          <w:sz w:val="24"/>
          <w:szCs w:val="24"/>
        </w:rPr>
        <w:t xml:space="preserve">had to be added to the dataset </w:t>
      </w:r>
      <w:proofErr w:type="gramStart"/>
      <w:r w:rsidRPr="00A64A66">
        <w:rPr>
          <w:rFonts w:ascii="Times New Roman" w:eastAsia="Times New Roman" w:hAnsi="Times New Roman" w:cs="Times New Roman"/>
          <w:sz w:val="24"/>
          <w:szCs w:val="24"/>
        </w:rPr>
        <w:t>in order to</w:t>
      </w:r>
      <w:proofErr w:type="gramEnd"/>
      <w:r w:rsidRPr="00A64A66">
        <w:rPr>
          <w:rFonts w:ascii="Times New Roman" w:eastAsia="Times New Roman" w:hAnsi="Times New Roman" w:cs="Times New Roman"/>
          <w:sz w:val="24"/>
          <w:szCs w:val="24"/>
        </w:rPr>
        <w:t xml:space="preserve"> equalize the amount of roof and door data points. Labeled data from CSV files were merged into one dataset and imported into Python for analysis. In Python, the ‘R</w:t>
      </w:r>
      <w:r>
        <w:rPr>
          <w:rFonts w:ascii="Times New Roman" w:eastAsia="Times New Roman" w:hAnsi="Times New Roman" w:cs="Times New Roman"/>
          <w:sz w:val="24"/>
          <w:szCs w:val="24"/>
        </w:rPr>
        <w:t>,</w:t>
      </w:r>
      <w:r w:rsidRPr="00A64A66">
        <w:rPr>
          <w:rFonts w:ascii="Times New Roman" w:eastAsia="Times New Roman" w:hAnsi="Times New Roman" w:cs="Times New Roman"/>
          <w:sz w:val="24"/>
          <w:szCs w:val="24"/>
        </w:rPr>
        <w:t>’ ‘G</w:t>
      </w:r>
      <w:r>
        <w:rPr>
          <w:rFonts w:ascii="Times New Roman" w:eastAsia="Times New Roman" w:hAnsi="Times New Roman" w:cs="Times New Roman"/>
          <w:sz w:val="24"/>
          <w:szCs w:val="24"/>
        </w:rPr>
        <w:t>,</w:t>
      </w:r>
      <w:r w:rsidRPr="00A64A66">
        <w:rPr>
          <w:rFonts w:ascii="Times New Roman" w:eastAsia="Times New Roman" w:hAnsi="Times New Roman" w:cs="Times New Roman"/>
          <w:sz w:val="24"/>
          <w:szCs w:val="24"/>
        </w:rPr>
        <w:t>’ ‘B,’ and ‘</w:t>
      </w:r>
      <w:proofErr w:type="spellStart"/>
      <w:r w:rsidRPr="00A64A66">
        <w:rPr>
          <w:rFonts w:ascii="Times New Roman" w:eastAsia="Times New Roman" w:hAnsi="Times New Roman" w:cs="Times New Roman"/>
          <w:sz w:val="24"/>
          <w:szCs w:val="24"/>
        </w:rPr>
        <w:t>Point_Source_ID</w:t>
      </w:r>
      <w:proofErr w:type="spellEnd"/>
      <w:r w:rsidRPr="00A64A66">
        <w:rPr>
          <w:rFonts w:ascii="Times New Roman" w:eastAsia="Times New Roman" w:hAnsi="Times New Roman" w:cs="Times New Roman"/>
          <w:sz w:val="24"/>
          <w:szCs w:val="24"/>
        </w:rPr>
        <w:t xml:space="preserve">’ columns were dropped since the RGB values were replaced by </w:t>
      </w:r>
      <w:r>
        <w:rPr>
          <w:rFonts w:ascii="Times New Roman" w:eastAsia="Times New Roman" w:hAnsi="Times New Roman" w:cs="Times New Roman"/>
          <w:sz w:val="24"/>
          <w:szCs w:val="24"/>
        </w:rPr>
        <w:t xml:space="preserve">a </w:t>
      </w:r>
      <w:r w:rsidRPr="00A64A66">
        <w:rPr>
          <w:rFonts w:ascii="Times New Roman" w:eastAsia="Times New Roman" w:hAnsi="Times New Roman" w:cs="Times New Roman"/>
          <w:sz w:val="24"/>
          <w:szCs w:val="24"/>
        </w:rPr>
        <w:t>‘Type’</w:t>
      </w:r>
      <w:r>
        <w:rPr>
          <w:rFonts w:ascii="Times New Roman" w:eastAsia="Times New Roman" w:hAnsi="Times New Roman" w:cs="Times New Roman"/>
          <w:sz w:val="24"/>
          <w:szCs w:val="24"/>
        </w:rPr>
        <w:t xml:space="preserve"> column for identification</w:t>
      </w:r>
      <w:r w:rsidRPr="00A64A66">
        <w:rPr>
          <w:rFonts w:ascii="Times New Roman" w:eastAsia="Times New Roman" w:hAnsi="Times New Roman" w:cs="Times New Roman"/>
          <w:sz w:val="24"/>
          <w:szCs w:val="24"/>
        </w:rPr>
        <w:t xml:space="preserve">. The </w:t>
      </w:r>
      <w:proofErr w:type="spellStart"/>
      <w:r w:rsidRPr="00A64A66">
        <w:rPr>
          <w:rFonts w:ascii="Times New Roman" w:eastAsia="Times New Roman" w:hAnsi="Times New Roman" w:cs="Times New Roman"/>
          <w:sz w:val="24"/>
          <w:szCs w:val="24"/>
        </w:rPr>
        <w:t>Point_Source_ID</w:t>
      </w:r>
      <w:proofErr w:type="spellEnd"/>
      <w:r w:rsidRPr="00A64A66">
        <w:rPr>
          <w:rFonts w:ascii="Times New Roman" w:eastAsia="Times New Roman" w:hAnsi="Times New Roman" w:cs="Times New Roman"/>
          <w:sz w:val="24"/>
          <w:szCs w:val="24"/>
        </w:rPr>
        <w:t xml:space="preserve"> number plays an insignificant role in having any correlation with classification. </w:t>
      </w:r>
      <w:r>
        <w:rPr>
          <w:rFonts w:ascii="Times New Roman" w:eastAsia="Times New Roman" w:hAnsi="Times New Roman" w:cs="Times New Roman"/>
          <w:sz w:val="24"/>
          <w:szCs w:val="24"/>
        </w:rPr>
        <w:t xml:space="preserve">Note that the data remains as a three-dimensional point cloud after preprocessing phase. </w:t>
      </w:r>
    </w:p>
    <w:p w14:paraId="78088268" w14:textId="77777777" w:rsidR="00294C44" w:rsidRPr="00A64A66" w:rsidRDefault="00294C44" w:rsidP="00294C44">
      <w:pPr>
        <w:ind w:left="720"/>
        <w:rPr>
          <w:rFonts w:ascii="Times New Roman" w:eastAsia="Times New Roman" w:hAnsi="Times New Roman" w:cs="Times New Roman"/>
          <w:sz w:val="24"/>
          <w:szCs w:val="24"/>
        </w:rPr>
      </w:pPr>
    </w:p>
    <w:p w14:paraId="797FB5C1" w14:textId="77777777" w:rsidR="00294C44" w:rsidRPr="00AB48E0" w:rsidRDefault="00294C44" w:rsidP="00294C44">
      <w:pPr>
        <w:ind w:firstLine="720"/>
        <w:rPr>
          <w:rFonts w:ascii="Times New Roman" w:eastAsia="Times New Roman" w:hAnsi="Times New Roman" w:cs="Times New Roman"/>
          <w:sz w:val="24"/>
          <w:szCs w:val="24"/>
        </w:rPr>
      </w:pPr>
      <w:r w:rsidRPr="00AB48E0">
        <w:rPr>
          <w:rFonts w:ascii="Times New Roman" w:eastAsia="Times New Roman" w:hAnsi="Times New Roman" w:cs="Times New Roman"/>
          <w:sz w:val="24"/>
          <w:szCs w:val="24"/>
        </w:rPr>
        <w:t xml:space="preserve">Prior to building the models, </w:t>
      </w:r>
      <w:proofErr w:type="spellStart"/>
      <w:r w:rsidRPr="00AB48E0">
        <w:rPr>
          <w:rFonts w:ascii="Times New Roman" w:eastAsia="Times New Roman" w:hAnsi="Times New Roman" w:cs="Times New Roman"/>
          <w:sz w:val="24"/>
          <w:szCs w:val="24"/>
        </w:rPr>
        <w:t>downsampling</w:t>
      </w:r>
      <w:proofErr w:type="spellEnd"/>
      <w:r w:rsidRPr="00AB48E0">
        <w:rPr>
          <w:rFonts w:ascii="Times New Roman" w:eastAsia="Times New Roman" w:hAnsi="Times New Roman" w:cs="Times New Roman"/>
          <w:sz w:val="24"/>
          <w:szCs w:val="24"/>
        </w:rPr>
        <w:t xml:space="preserve"> with </w:t>
      </w:r>
      <w:r w:rsidRPr="00F052B2">
        <w:rPr>
          <w:rFonts w:ascii="Times New Roman" w:eastAsia="Times New Roman" w:hAnsi="Times New Roman" w:cs="Times New Roman"/>
          <w:b/>
          <w:bCs/>
          <w:sz w:val="24"/>
          <w:szCs w:val="24"/>
        </w:rPr>
        <w:t>random selection</w:t>
      </w:r>
      <w:r w:rsidRPr="00AB48E0">
        <w:rPr>
          <w:rFonts w:ascii="Times New Roman" w:eastAsia="Times New Roman" w:hAnsi="Times New Roman" w:cs="Times New Roman"/>
          <w:sz w:val="24"/>
          <w:szCs w:val="24"/>
        </w:rPr>
        <w:t xml:space="preserve"> was applied to equalize the number of points belonging to each type</w:t>
      </w:r>
      <w:commentRangeStart w:id="23"/>
      <w:r w:rsidRPr="00AB48E0">
        <w:rPr>
          <w:rFonts w:ascii="Times New Roman" w:eastAsia="Times New Roman" w:hAnsi="Times New Roman" w:cs="Times New Roman"/>
          <w:sz w:val="24"/>
          <w:szCs w:val="24"/>
        </w:rPr>
        <w:t xml:space="preserve">. Each type was </w:t>
      </w:r>
      <w:proofErr w:type="spellStart"/>
      <w:r w:rsidRPr="00AB48E0">
        <w:rPr>
          <w:rFonts w:ascii="Times New Roman" w:eastAsia="Times New Roman" w:hAnsi="Times New Roman" w:cs="Times New Roman"/>
          <w:sz w:val="24"/>
          <w:szCs w:val="24"/>
        </w:rPr>
        <w:t>downsampled</w:t>
      </w:r>
      <w:proofErr w:type="spellEnd"/>
      <w:r w:rsidRPr="00AB48E0">
        <w:rPr>
          <w:rFonts w:ascii="Times New Roman" w:eastAsia="Times New Roman" w:hAnsi="Times New Roman" w:cs="Times New Roman"/>
          <w:sz w:val="24"/>
          <w:szCs w:val="24"/>
        </w:rPr>
        <w:t xml:space="preserve"> to 6,000 </w:t>
      </w:r>
      <w:commentRangeEnd w:id="23"/>
      <w:r w:rsidR="00F052B2">
        <w:rPr>
          <w:rStyle w:val="CommentReference"/>
        </w:rPr>
        <w:commentReference w:id="23"/>
      </w:r>
      <w:r w:rsidRPr="00AB48E0">
        <w:rPr>
          <w:rFonts w:ascii="Times New Roman" w:eastAsia="Times New Roman" w:hAnsi="Times New Roman" w:cs="Times New Roman"/>
          <w:sz w:val="24"/>
          <w:szCs w:val="24"/>
        </w:rPr>
        <w:t xml:space="preserve">points. Each model had a total of 12,000 points that were split into train and test groups. 75% of the 12,000 points were used to train the model, and the remaining 25% of the points were assigned to test model performance as shown in Table </w:t>
      </w:r>
      <w:r>
        <w:rPr>
          <w:rFonts w:ascii="Times New Roman" w:eastAsia="Times New Roman" w:hAnsi="Times New Roman" w:cs="Times New Roman"/>
          <w:sz w:val="24"/>
          <w:szCs w:val="24"/>
        </w:rPr>
        <w:t>1</w:t>
      </w:r>
      <w:r w:rsidRPr="00AB48E0">
        <w:rPr>
          <w:rFonts w:ascii="Times New Roman" w:eastAsia="Times New Roman" w:hAnsi="Times New Roman" w:cs="Times New Roman"/>
          <w:sz w:val="24"/>
          <w:szCs w:val="24"/>
        </w:rPr>
        <w:t>. An additional building’s data, independent of the train and test sets, was used to check if the model generalized well with unseen data.</w:t>
      </w:r>
    </w:p>
    <w:tbl>
      <w:tblPr>
        <w:tblStyle w:val="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94C44" w14:paraId="38D0CE51" w14:textId="77777777" w:rsidTr="00687F96">
        <w:tc>
          <w:tcPr>
            <w:tcW w:w="4680" w:type="dxa"/>
            <w:shd w:val="clear" w:color="auto" w:fill="auto"/>
            <w:tcMar>
              <w:top w:w="100" w:type="dxa"/>
              <w:left w:w="100" w:type="dxa"/>
              <w:bottom w:w="100" w:type="dxa"/>
              <w:right w:w="100" w:type="dxa"/>
            </w:tcMar>
          </w:tcPr>
          <w:p w14:paraId="336CB58F" w14:textId="77777777" w:rsidR="00294C44" w:rsidRDefault="00294C44" w:rsidP="00687F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Training Samples</w:t>
            </w:r>
          </w:p>
        </w:tc>
        <w:tc>
          <w:tcPr>
            <w:tcW w:w="4680" w:type="dxa"/>
            <w:shd w:val="clear" w:color="auto" w:fill="auto"/>
            <w:tcMar>
              <w:top w:w="100" w:type="dxa"/>
              <w:left w:w="100" w:type="dxa"/>
              <w:bottom w:w="100" w:type="dxa"/>
              <w:right w:w="100" w:type="dxa"/>
            </w:tcMar>
          </w:tcPr>
          <w:p w14:paraId="6C7DFFF2" w14:textId="77777777" w:rsidR="00294C44" w:rsidRDefault="00294C44" w:rsidP="00687F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Testing Samples</w:t>
            </w:r>
          </w:p>
        </w:tc>
      </w:tr>
      <w:tr w:rsidR="00294C44" w14:paraId="48DF7C12" w14:textId="77777777" w:rsidTr="00687F96">
        <w:tc>
          <w:tcPr>
            <w:tcW w:w="4680" w:type="dxa"/>
            <w:shd w:val="clear" w:color="auto" w:fill="auto"/>
            <w:tcMar>
              <w:top w:w="100" w:type="dxa"/>
              <w:left w:w="100" w:type="dxa"/>
              <w:bottom w:w="100" w:type="dxa"/>
              <w:right w:w="100" w:type="dxa"/>
            </w:tcMar>
          </w:tcPr>
          <w:p w14:paraId="3D87C661" w14:textId="77777777" w:rsidR="00294C44" w:rsidRDefault="00294C44" w:rsidP="00687F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9,000</w:t>
            </w:r>
          </w:p>
        </w:tc>
        <w:tc>
          <w:tcPr>
            <w:tcW w:w="4680" w:type="dxa"/>
            <w:shd w:val="clear" w:color="auto" w:fill="auto"/>
            <w:tcMar>
              <w:top w:w="100" w:type="dxa"/>
              <w:left w:w="100" w:type="dxa"/>
              <w:bottom w:w="100" w:type="dxa"/>
              <w:right w:w="100" w:type="dxa"/>
            </w:tcMar>
          </w:tcPr>
          <w:p w14:paraId="1CD23F9F" w14:textId="77777777" w:rsidR="00294C44" w:rsidRDefault="00294C44" w:rsidP="00687F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3,000</w:t>
            </w:r>
          </w:p>
        </w:tc>
      </w:tr>
    </w:tbl>
    <w:p w14:paraId="40A7990D" w14:textId="77777777" w:rsidR="00294C44" w:rsidRDefault="00294C44" w:rsidP="00294C44">
      <w:pPr>
        <w:pStyle w:val="ListParagraph"/>
        <w:jc w:val="center"/>
        <w:rPr>
          <w:rFonts w:ascii="Times New Roman" w:eastAsia="Times New Roman" w:hAnsi="Times New Roman" w:cs="Times New Roman"/>
          <w:sz w:val="24"/>
          <w:szCs w:val="24"/>
        </w:rPr>
      </w:pPr>
      <w:r w:rsidRPr="00AB48E0">
        <w:rPr>
          <w:rFonts w:ascii="Times New Roman" w:eastAsia="Times New Roman" w:hAnsi="Times New Roman" w:cs="Times New Roman"/>
          <w:sz w:val="24"/>
          <w:szCs w:val="24"/>
        </w:rPr>
        <w:t xml:space="preserve">Table </w:t>
      </w:r>
      <w:r>
        <w:rPr>
          <w:rFonts w:ascii="Times New Roman" w:eastAsia="Times New Roman" w:hAnsi="Times New Roman" w:cs="Times New Roman"/>
          <w:sz w:val="24"/>
          <w:szCs w:val="24"/>
        </w:rPr>
        <w:t>1</w:t>
      </w:r>
      <w:r w:rsidRPr="00AB48E0">
        <w:rPr>
          <w:rFonts w:ascii="Times New Roman" w:eastAsia="Times New Roman" w:hAnsi="Times New Roman" w:cs="Times New Roman"/>
          <w:sz w:val="24"/>
          <w:szCs w:val="24"/>
        </w:rPr>
        <w:t xml:space="preserve">: Number of samples used to train/test each </w:t>
      </w:r>
      <w:proofErr w:type="gramStart"/>
      <w:r w:rsidRPr="00AB48E0">
        <w:rPr>
          <w:rFonts w:ascii="Times New Roman" w:eastAsia="Times New Roman" w:hAnsi="Times New Roman" w:cs="Times New Roman"/>
          <w:sz w:val="24"/>
          <w:szCs w:val="24"/>
        </w:rPr>
        <w:t>model</w:t>
      </w:r>
      <w:proofErr w:type="gramEnd"/>
    </w:p>
    <w:p w14:paraId="78A771BE" w14:textId="77777777" w:rsidR="00294C44" w:rsidRPr="00AB48E0" w:rsidRDefault="00294C44" w:rsidP="00294C44">
      <w:pPr>
        <w:pStyle w:val="ListParagraph"/>
        <w:rPr>
          <w:rFonts w:ascii="Times New Roman" w:eastAsia="Times New Roman" w:hAnsi="Times New Roman" w:cs="Times New Roman"/>
          <w:sz w:val="24"/>
          <w:szCs w:val="24"/>
        </w:rPr>
      </w:pPr>
    </w:p>
    <w:p w14:paraId="4AC3870D" w14:textId="77777777" w:rsidR="00294C44" w:rsidRPr="00AB48E0" w:rsidRDefault="00294C44" w:rsidP="00294C44">
      <w:pPr>
        <w:ind w:firstLine="720"/>
        <w:rPr>
          <w:rFonts w:ascii="Times New Roman" w:eastAsia="Times New Roman" w:hAnsi="Times New Roman" w:cs="Times New Roman"/>
          <w:sz w:val="24"/>
          <w:szCs w:val="24"/>
        </w:rPr>
      </w:pPr>
      <w:r w:rsidRPr="00AB48E0">
        <w:rPr>
          <w:rFonts w:ascii="Times New Roman" w:eastAsia="Times New Roman" w:hAnsi="Times New Roman" w:cs="Times New Roman"/>
          <w:sz w:val="24"/>
          <w:szCs w:val="24"/>
        </w:rPr>
        <w:t xml:space="preserve">Moderate amounts of ridge regularization were added to each of the models using c-values that ranged from 0.001 to 100. A c-value that is less than 0.001 may start to underfit the data and focus on minimizing the coefficient weights for each attribute. A larger c-value attributes to overfitting and less generalization of values.  </w:t>
      </w:r>
    </w:p>
    <w:tbl>
      <w:tblPr>
        <w:tblStyle w:val="TableGrid"/>
        <w:tblW w:w="0" w:type="auto"/>
        <w:tblLook w:val="04A0" w:firstRow="1" w:lastRow="0" w:firstColumn="1" w:lastColumn="0" w:noHBand="0" w:noVBand="1"/>
      </w:tblPr>
      <w:tblGrid>
        <w:gridCol w:w="2065"/>
        <w:gridCol w:w="1350"/>
        <w:gridCol w:w="1350"/>
        <w:gridCol w:w="1260"/>
        <w:gridCol w:w="1260"/>
        <w:gridCol w:w="2065"/>
      </w:tblGrid>
      <w:tr w:rsidR="00294C44" w14:paraId="693EE47F" w14:textId="77777777" w:rsidTr="00687F96">
        <w:tc>
          <w:tcPr>
            <w:tcW w:w="2065" w:type="dxa"/>
          </w:tcPr>
          <w:p w14:paraId="4A20CF78"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Smallest c-value</w:t>
            </w:r>
          </w:p>
        </w:tc>
        <w:tc>
          <w:tcPr>
            <w:tcW w:w="1350" w:type="dxa"/>
          </w:tcPr>
          <w:p w14:paraId="67C40EF3" w14:textId="77777777" w:rsidR="00294C44" w:rsidRDefault="00294C44" w:rsidP="00687F96">
            <w:pPr>
              <w:rPr>
                <w:rFonts w:ascii="Times New Roman" w:eastAsia="Times New Roman" w:hAnsi="Times New Roman" w:cs="Times New Roman"/>
                <w:sz w:val="24"/>
                <w:szCs w:val="24"/>
              </w:rPr>
            </w:pPr>
          </w:p>
        </w:tc>
        <w:tc>
          <w:tcPr>
            <w:tcW w:w="1350" w:type="dxa"/>
          </w:tcPr>
          <w:p w14:paraId="677E70BE" w14:textId="77777777" w:rsidR="00294C44" w:rsidRDefault="00294C44" w:rsidP="00687F96">
            <w:pPr>
              <w:rPr>
                <w:rFonts w:ascii="Times New Roman" w:eastAsia="Times New Roman" w:hAnsi="Times New Roman" w:cs="Times New Roman"/>
                <w:sz w:val="24"/>
                <w:szCs w:val="24"/>
              </w:rPr>
            </w:pPr>
          </w:p>
        </w:tc>
        <w:tc>
          <w:tcPr>
            <w:tcW w:w="1260" w:type="dxa"/>
          </w:tcPr>
          <w:p w14:paraId="78B81B83" w14:textId="77777777" w:rsidR="00294C44" w:rsidRDefault="00294C44" w:rsidP="00687F96">
            <w:pPr>
              <w:rPr>
                <w:rFonts w:ascii="Times New Roman" w:eastAsia="Times New Roman" w:hAnsi="Times New Roman" w:cs="Times New Roman"/>
                <w:sz w:val="24"/>
                <w:szCs w:val="24"/>
              </w:rPr>
            </w:pPr>
          </w:p>
        </w:tc>
        <w:tc>
          <w:tcPr>
            <w:tcW w:w="1260" w:type="dxa"/>
          </w:tcPr>
          <w:p w14:paraId="4A045F69" w14:textId="77777777" w:rsidR="00294C44" w:rsidRDefault="00294C44" w:rsidP="00687F96">
            <w:pPr>
              <w:rPr>
                <w:rFonts w:ascii="Times New Roman" w:eastAsia="Times New Roman" w:hAnsi="Times New Roman" w:cs="Times New Roman"/>
                <w:sz w:val="24"/>
                <w:szCs w:val="24"/>
              </w:rPr>
            </w:pPr>
          </w:p>
        </w:tc>
        <w:tc>
          <w:tcPr>
            <w:tcW w:w="2065" w:type="dxa"/>
          </w:tcPr>
          <w:p w14:paraId="24CD0B80"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Largest c-value</w:t>
            </w:r>
          </w:p>
        </w:tc>
      </w:tr>
      <w:tr w:rsidR="00294C44" w14:paraId="3266874D" w14:textId="77777777" w:rsidTr="00687F96">
        <w:tc>
          <w:tcPr>
            <w:tcW w:w="2065" w:type="dxa"/>
          </w:tcPr>
          <w:p w14:paraId="2CD0C26A"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0.001</w:t>
            </w:r>
          </w:p>
        </w:tc>
        <w:tc>
          <w:tcPr>
            <w:tcW w:w="1350" w:type="dxa"/>
          </w:tcPr>
          <w:p w14:paraId="5FBF3406"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350" w:type="dxa"/>
          </w:tcPr>
          <w:p w14:paraId="453BAA03"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1260" w:type="dxa"/>
          </w:tcPr>
          <w:p w14:paraId="1CF61B25"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60" w:type="dxa"/>
          </w:tcPr>
          <w:p w14:paraId="287C1D0E"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065" w:type="dxa"/>
          </w:tcPr>
          <w:p w14:paraId="3C7367EB"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bl>
    <w:p w14:paraId="22616227" w14:textId="77777777" w:rsidR="00294C44" w:rsidRPr="00AB48E0" w:rsidRDefault="00294C44" w:rsidP="00294C44">
      <w:pPr>
        <w:jc w:val="center"/>
        <w:rPr>
          <w:rFonts w:ascii="Times New Roman" w:eastAsia="Times New Roman" w:hAnsi="Times New Roman" w:cs="Times New Roman"/>
          <w:sz w:val="24"/>
          <w:szCs w:val="24"/>
        </w:rPr>
      </w:pPr>
      <w:r w:rsidRPr="00AB48E0">
        <w:rPr>
          <w:rFonts w:ascii="Times New Roman" w:eastAsia="Times New Roman" w:hAnsi="Times New Roman" w:cs="Times New Roman"/>
          <w:sz w:val="24"/>
          <w:szCs w:val="24"/>
        </w:rPr>
        <w:t xml:space="preserve">Table </w:t>
      </w:r>
      <w:r>
        <w:rPr>
          <w:rFonts w:ascii="Times New Roman" w:eastAsia="Times New Roman" w:hAnsi="Times New Roman" w:cs="Times New Roman"/>
          <w:sz w:val="24"/>
          <w:szCs w:val="24"/>
        </w:rPr>
        <w:t>2</w:t>
      </w:r>
      <w:r w:rsidRPr="00AB48E0">
        <w:rPr>
          <w:rFonts w:ascii="Times New Roman" w:eastAsia="Times New Roman" w:hAnsi="Times New Roman" w:cs="Times New Roman"/>
          <w:sz w:val="24"/>
          <w:szCs w:val="24"/>
        </w:rPr>
        <w:t xml:space="preserve">: c-values used for </w:t>
      </w:r>
      <w:proofErr w:type="gramStart"/>
      <w:r w:rsidRPr="00AB48E0">
        <w:rPr>
          <w:rFonts w:ascii="Times New Roman" w:eastAsia="Times New Roman" w:hAnsi="Times New Roman" w:cs="Times New Roman"/>
          <w:sz w:val="24"/>
          <w:szCs w:val="24"/>
        </w:rPr>
        <w:t>regularization</w:t>
      </w:r>
      <w:proofErr w:type="gramEnd"/>
    </w:p>
    <w:p w14:paraId="25910134" w14:textId="77777777" w:rsidR="00294C44" w:rsidRPr="00294C44" w:rsidRDefault="00294C44" w:rsidP="00294C44">
      <w:pPr>
        <w:pStyle w:val="ListParagraph"/>
        <w:numPr>
          <w:ilvl w:val="0"/>
          <w:numId w:val="6"/>
        </w:numPr>
        <w:rPr>
          <w:rFonts w:ascii="Times New Roman" w:eastAsia="Times New Roman" w:hAnsi="Times New Roman" w:cs="Times New Roman"/>
          <w:b/>
          <w:bCs/>
          <w:sz w:val="24"/>
          <w:szCs w:val="24"/>
        </w:rPr>
      </w:pPr>
      <w:r w:rsidRPr="00294C44">
        <w:rPr>
          <w:rFonts w:ascii="Times New Roman" w:eastAsia="Times New Roman" w:hAnsi="Times New Roman" w:cs="Times New Roman"/>
          <w:b/>
          <w:bCs/>
          <w:sz w:val="24"/>
          <w:szCs w:val="24"/>
        </w:rPr>
        <w:t xml:space="preserve">Methodology </w:t>
      </w:r>
    </w:p>
    <w:p w14:paraId="46E7E8EE" w14:textId="77777777" w:rsidR="00294C44" w:rsidRPr="00294C44" w:rsidRDefault="00294C44" w:rsidP="00294C44">
      <w:pPr>
        <w:pStyle w:val="ListParagraph"/>
        <w:numPr>
          <w:ilvl w:val="1"/>
          <w:numId w:val="6"/>
        </w:numPr>
        <w:rPr>
          <w:rFonts w:ascii="Times New Roman" w:eastAsia="Times New Roman" w:hAnsi="Times New Roman" w:cs="Times New Roman"/>
          <w:b/>
          <w:bCs/>
          <w:sz w:val="24"/>
          <w:szCs w:val="24"/>
        </w:rPr>
      </w:pPr>
      <w:r w:rsidRPr="00294C44">
        <w:rPr>
          <w:rFonts w:ascii="Times New Roman" w:eastAsia="Times New Roman" w:hAnsi="Times New Roman" w:cs="Times New Roman"/>
          <w:b/>
          <w:bCs/>
          <w:sz w:val="24"/>
          <w:szCs w:val="24"/>
        </w:rPr>
        <w:t xml:space="preserve">Describe Models </w:t>
      </w:r>
    </w:p>
    <w:p w14:paraId="1F8BCFEB" w14:textId="7F812340" w:rsidR="00294C44" w:rsidRDefault="00294C44" w:rsidP="00294C44">
      <w:pPr>
        <w:ind w:firstLine="720"/>
        <w:rPr>
          <w:rFonts w:ascii="Times New Roman" w:eastAsia="Times New Roman" w:hAnsi="Times New Roman" w:cs="Times New Roman"/>
          <w:sz w:val="24"/>
          <w:szCs w:val="24"/>
        </w:rPr>
      </w:pPr>
      <w:r w:rsidRPr="00222DB1">
        <w:rPr>
          <w:rFonts w:ascii="Times New Roman" w:eastAsia="Times New Roman" w:hAnsi="Times New Roman" w:cs="Times New Roman"/>
          <w:sz w:val="24"/>
          <w:szCs w:val="24"/>
        </w:rPr>
        <w:t>Models were created using Logistic Regression, SVMs, and Random Forests [</w:t>
      </w:r>
      <w:r w:rsidR="00F7615E">
        <w:rPr>
          <w:rFonts w:ascii="Times New Roman" w:eastAsia="Times New Roman" w:hAnsi="Times New Roman" w:cs="Times New Roman"/>
          <w:sz w:val="24"/>
          <w:szCs w:val="24"/>
        </w:rPr>
        <w:t>8,9,10</w:t>
      </w:r>
      <w:r w:rsidRPr="00222DB1">
        <w:rPr>
          <w:rFonts w:ascii="Times New Roman" w:eastAsia="Times New Roman" w:hAnsi="Times New Roman" w:cs="Times New Roman"/>
          <w:sz w:val="24"/>
          <w:szCs w:val="24"/>
        </w:rPr>
        <w:t xml:space="preserve">] to differentiate Roof vs Door and Window vs Door points. The goal of the models is to predict the ‘Type’ of the data point with the best possible accuracy using a combination of 11 attributes. The models were tuned and improved through normalization and </w:t>
      </w:r>
      <w:commentRangeStart w:id="24"/>
      <w:r w:rsidRPr="00222DB1">
        <w:rPr>
          <w:rFonts w:ascii="Times New Roman" w:eastAsia="Times New Roman" w:hAnsi="Times New Roman" w:cs="Times New Roman"/>
          <w:sz w:val="24"/>
          <w:szCs w:val="24"/>
        </w:rPr>
        <w:t xml:space="preserve">regularization techniques. </w:t>
      </w:r>
      <w:commentRangeEnd w:id="24"/>
      <w:r>
        <w:rPr>
          <w:rStyle w:val="CommentReference"/>
        </w:rPr>
        <w:commentReference w:id="24"/>
      </w:r>
      <w:r w:rsidRPr="00222DB1">
        <w:rPr>
          <w:rFonts w:ascii="Times New Roman" w:eastAsia="Times New Roman" w:hAnsi="Times New Roman" w:cs="Times New Roman"/>
          <w:sz w:val="24"/>
          <w:szCs w:val="24"/>
        </w:rPr>
        <w:t xml:space="preserve">Four transformation techniques were also applied to the SVM model that performs best, either from normalization or not normalizing our data. The kernel </w:t>
      </w:r>
      <w:r>
        <w:rPr>
          <w:rFonts w:ascii="Times New Roman" w:eastAsia="Times New Roman" w:hAnsi="Times New Roman" w:cs="Times New Roman"/>
          <w:sz w:val="24"/>
          <w:szCs w:val="24"/>
        </w:rPr>
        <w:t xml:space="preserve">functions </w:t>
      </w:r>
      <w:r w:rsidRPr="00222DB1">
        <w:rPr>
          <w:rFonts w:ascii="Times New Roman" w:eastAsia="Times New Roman" w:hAnsi="Times New Roman" w:cs="Times New Roman"/>
          <w:sz w:val="24"/>
          <w:szCs w:val="24"/>
        </w:rPr>
        <w:t xml:space="preserve">that were used </w:t>
      </w:r>
      <w:r>
        <w:rPr>
          <w:rFonts w:ascii="Times New Roman" w:eastAsia="Times New Roman" w:hAnsi="Times New Roman" w:cs="Times New Roman"/>
          <w:sz w:val="24"/>
          <w:szCs w:val="24"/>
        </w:rPr>
        <w:t xml:space="preserve">in the SVM models </w:t>
      </w:r>
      <w:r w:rsidRPr="00222DB1">
        <w:rPr>
          <w:rFonts w:ascii="Times New Roman" w:eastAsia="Times New Roman" w:hAnsi="Times New Roman" w:cs="Times New Roman"/>
          <w:sz w:val="24"/>
          <w:szCs w:val="24"/>
        </w:rPr>
        <w:t>were Linear, Polynomial, RBF</w:t>
      </w:r>
      <w:r w:rsidR="00F052B2">
        <w:rPr>
          <w:rFonts w:ascii="Times New Roman" w:eastAsia="Times New Roman" w:hAnsi="Times New Roman" w:cs="Times New Roman"/>
          <w:sz w:val="24"/>
          <w:szCs w:val="24"/>
        </w:rPr>
        <w:t xml:space="preserve"> (Radial Basis Function)</w:t>
      </w:r>
      <w:r w:rsidRPr="00222DB1">
        <w:rPr>
          <w:rFonts w:ascii="Times New Roman" w:eastAsia="Times New Roman" w:hAnsi="Times New Roman" w:cs="Times New Roman"/>
          <w:sz w:val="24"/>
          <w:szCs w:val="24"/>
        </w:rPr>
        <w:t>, and Sigmoi</w:t>
      </w:r>
      <w:r>
        <w:rPr>
          <w:rFonts w:ascii="Times New Roman" w:eastAsia="Times New Roman" w:hAnsi="Times New Roman" w:cs="Times New Roman"/>
          <w:sz w:val="24"/>
          <w:szCs w:val="24"/>
        </w:rPr>
        <w:t xml:space="preserve">d. </w:t>
      </w:r>
    </w:p>
    <w:p w14:paraId="7CA962E1" w14:textId="77777777" w:rsidR="00294C44" w:rsidRPr="00222DB1" w:rsidRDefault="00294C44" w:rsidP="00294C44">
      <w:pPr>
        <w:ind w:firstLine="360"/>
        <w:rPr>
          <w:rFonts w:ascii="Times New Roman" w:eastAsia="Times New Roman" w:hAnsi="Times New Roman" w:cs="Times New Roman"/>
          <w:sz w:val="24"/>
          <w:szCs w:val="24"/>
        </w:rPr>
      </w:pPr>
      <w:r w:rsidRPr="00222DB1">
        <w:rPr>
          <w:rFonts w:ascii="Times New Roman" w:eastAsia="Times New Roman" w:hAnsi="Times New Roman" w:cs="Times New Roman"/>
          <w:sz w:val="24"/>
          <w:szCs w:val="24"/>
        </w:rPr>
        <w:t xml:space="preserve">Table </w:t>
      </w:r>
      <w:r>
        <w:rPr>
          <w:rFonts w:ascii="Times New Roman" w:eastAsia="Times New Roman" w:hAnsi="Times New Roman" w:cs="Times New Roman"/>
          <w:sz w:val="24"/>
          <w:szCs w:val="24"/>
        </w:rPr>
        <w:t>3</w:t>
      </w:r>
      <w:r w:rsidRPr="00222DB1">
        <w:rPr>
          <w:rFonts w:ascii="Times New Roman" w:eastAsia="Times New Roman" w:hAnsi="Times New Roman" w:cs="Times New Roman"/>
          <w:sz w:val="24"/>
          <w:szCs w:val="24"/>
        </w:rPr>
        <w:t xml:space="preserve"> shows each of the techniques grouped by case. Logistic Regression models are all classified by Case 1, SVM models are classified by Case 2, and Random Forest models are classified by Case 3. The letter that proceeds the case number describes if normalization was applied to the data. An ‘a’ symbolizes that the data was normalized, while a ‘b’ symbolizes that the data was not normalized. Regularization was applied to all models. </w:t>
      </w:r>
    </w:p>
    <w:tbl>
      <w:tblPr>
        <w:tblStyle w:val="TableGrid"/>
        <w:tblW w:w="8558" w:type="dxa"/>
        <w:jc w:val="center"/>
        <w:tblLook w:val="04A0" w:firstRow="1" w:lastRow="0" w:firstColumn="1" w:lastColumn="0" w:noHBand="0" w:noVBand="1"/>
      </w:tblPr>
      <w:tblGrid>
        <w:gridCol w:w="945"/>
        <w:gridCol w:w="2260"/>
        <w:gridCol w:w="2498"/>
        <w:gridCol w:w="2855"/>
      </w:tblGrid>
      <w:tr w:rsidR="00294C44" w14:paraId="4B77C8BE" w14:textId="77777777" w:rsidTr="00687F96">
        <w:trPr>
          <w:trHeight w:val="286"/>
          <w:jc w:val="center"/>
        </w:trPr>
        <w:tc>
          <w:tcPr>
            <w:tcW w:w="945" w:type="dxa"/>
          </w:tcPr>
          <w:p w14:paraId="09434129"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Case</w:t>
            </w:r>
          </w:p>
        </w:tc>
        <w:tc>
          <w:tcPr>
            <w:tcW w:w="2260" w:type="dxa"/>
          </w:tcPr>
          <w:p w14:paraId="74277944"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Techniques</w:t>
            </w:r>
          </w:p>
        </w:tc>
        <w:tc>
          <w:tcPr>
            <w:tcW w:w="2498" w:type="dxa"/>
          </w:tcPr>
          <w:p w14:paraId="29640876"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Normalization</w:t>
            </w:r>
          </w:p>
        </w:tc>
        <w:tc>
          <w:tcPr>
            <w:tcW w:w="2855" w:type="dxa"/>
          </w:tcPr>
          <w:p w14:paraId="7DA559ED"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Regularization</w:t>
            </w:r>
          </w:p>
        </w:tc>
      </w:tr>
      <w:tr w:rsidR="00294C44" w14:paraId="0B34A536" w14:textId="77777777" w:rsidTr="00687F96">
        <w:trPr>
          <w:trHeight w:val="292"/>
          <w:jc w:val="center"/>
        </w:trPr>
        <w:tc>
          <w:tcPr>
            <w:tcW w:w="945" w:type="dxa"/>
          </w:tcPr>
          <w:p w14:paraId="4D5CED60"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1a</w:t>
            </w:r>
          </w:p>
        </w:tc>
        <w:tc>
          <w:tcPr>
            <w:tcW w:w="2260" w:type="dxa"/>
          </w:tcPr>
          <w:p w14:paraId="010B593D"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tc>
        <w:tc>
          <w:tcPr>
            <w:tcW w:w="2498" w:type="dxa"/>
          </w:tcPr>
          <w:p w14:paraId="2B6B3913"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855" w:type="dxa"/>
          </w:tcPr>
          <w:p w14:paraId="4B79656B"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294C44" w14:paraId="701338B9" w14:textId="77777777" w:rsidTr="00687F96">
        <w:trPr>
          <w:trHeight w:val="286"/>
          <w:jc w:val="center"/>
        </w:trPr>
        <w:tc>
          <w:tcPr>
            <w:tcW w:w="945" w:type="dxa"/>
          </w:tcPr>
          <w:p w14:paraId="7DB2B0A0"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1b</w:t>
            </w:r>
          </w:p>
        </w:tc>
        <w:tc>
          <w:tcPr>
            <w:tcW w:w="2260" w:type="dxa"/>
          </w:tcPr>
          <w:p w14:paraId="4B2EEA2D"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tc>
        <w:tc>
          <w:tcPr>
            <w:tcW w:w="2498" w:type="dxa"/>
          </w:tcPr>
          <w:p w14:paraId="61DAAA85"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855" w:type="dxa"/>
          </w:tcPr>
          <w:p w14:paraId="1CCC98EB"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294C44" w14:paraId="106B44BB" w14:textId="77777777" w:rsidTr="00687F96">
        <w:trPr>
          <w:trHeight w:val="292"/>
          <w:jc w:val="center"/>
        </w:trPr>
        <w:tc>
          <w:tcPr>
            <w:tcW w:w="945" w:type="dxa"/>
          </w:tcPr>
          <w:p w14:paraId="2C740ABE"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2a</w:t>
            </w:r>
          </w:p>
        </w:tc>
        <w:tc>
          <w:tcPr>
            <w:tcW w:w="2260" w:type="dxa"/>
          </w:tcPr>
          <w:p w14:paraId="7ACCE679"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SVM</w:t>
            </w:r>
          </w:p>
        </w:tc>
        <w:tc>
          <w:tcPr>
            <w:tcW w:w="2498" w:type="dxa"/>
          </w:tcPr>
          <w:p w14:paraId="21B2ACCA"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855" w:type="dxa"/>
          </w:tcPr>
          <w:p w14:paraId="5E9B8C89"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294C44" w14:paraId="2BDD628A" w14:textId="77777777" w:rsidTr="00687F96">
        <w:trPr>
          <w:trHeight w:val="286"/>
          <w:jc w:val="center"/>
        </w:trPr>
        <w:tc>
          <w:tcPr>
            <w:tcW w:w="945" w:type="dxa"/>
          </w:tcPr>
          <w:p w14:paraId="7E386F0E"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2b</w:t>
            </w:r>
          </w:p>
        </w:tc>
        <w:tc>
          <w:tcPr>
            <w:tcW w:w="2260" w:type="dxa"/>
          </w:tcPr>
          <w:p w14:paraId="560963F8"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SVM</w:t>
            </w:r>
          </w:p>
        </w:tc>
        <w:tc>
          <w:tcPr>
            <w:tcW w:w="2498" w:type="dxa"/>
          </w:tcPr>
          <w:p w14:paraId="414D12E9"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855" w:type="dxa"/>
          </w:tcPr>
          <w:p w14:paraId="44DB4B1D"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294C44" w14:paraId="08CE6B26" w14:textId="77777777" w:rsidTr="00687F96">
        <w:trPr>
          <w:trHeight w:val="292"/>
          <w:jc w:val="center"/>
        </w:trPr>
        <w:tc>
          <w:tcPr>
            <w:tcW w:w="945" w:type="dxa"/>
          </w:tcPr>
          <w:p w14:paraId="671A1B27"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3a</w:t>
            </w:r>
          </w:p>
        </w:tc>
        <w:tc>
          <w:tcPr>
            <w:tcW w:w="2260" w:type="dxa"/>
          </w:tcPr>
          <w:p w14:paraId="6F908AE5"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tc>
        <w:tc>
          <w:tcPr>
            <w:tcW w:w="2498" w:type="dxa"/>
          </w:tcPr>
          <w:p w14:paraId="172D6A55"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855" w:type="dxa"/>
          </w:tcPr>
          <w:p w14:paraId="4454EB29"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294C44" w14:paraId="2287944E" w14:textId="77777777" w:rsidTr="00687F96">
        <w:trPr>
          <w:trHeight w:val="286"/>
          <w:jc w:val="center"/>
        </w:trPr>
        <w:tc>
          <w:tcPr>
            <w:tcW w:w="945" w:type="dxa"/>
          </w:tcPr>
          <w:p w14:paraId="71F14FD1"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3b</w:t>
            </w:r>
          </w:p>
        </w:tc>
        <w:tc>
          <w:tcPr>
            <w:tcW w:w="2260" w:type="dxa"/>
          </w:tcPr>
          <w:p w14:paraId="518FFBE9"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tc>
        <w:tc>
          <w:tcPr>
            <w:tcW w:w="2498" w:type="dxa"/>
          </w:tcPr>
          <w:p w14:paraId="1BC00492"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855" w:type="dxa"/>
          </w:tcPr>
          <w:p w14:paraId="307C103C"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bl>
    <w:p w14:paraId="46514B41" w14:textId="77777777" w:rsidR="00294C44" w:rsidRPr="00222DB1" w:rsidRDefault="00294C44" w:rsidP="00294C44">
      <w:pPr>
        <w:jc w:val="center"/>
        <w:rPr>
          <w:rFonts w:ascii="Times New Roman" w:eastAsia="Times New Roman" w:hAnsi="Times New Roman" w:cs="Times New Roman"/>
          <w:sz w:val="24"/>
          <w:szCs w:val="24"/>
        </w:rPr>
      </w:pPr>
      <w:r w:rsidRPr="00222DB1">
        <w:rPr>
          <w:rFonts w:ascii="Times New Roman" w:eastAsia="Times New Roman" w:hAnsi="Times New Roman" w:cs="Times New Roman"/>
          <w:sz w:val="24"/>
          <w:szCs w:val="24"/>
        </w:rPr>
        <w:t xml:space="preserve">Table </w:t>
      </w:r>
      <w:r>
        <w:rPr>
          <w:rFonts w:ascii="Times New Roman" w:eastAsia="Times New Roman" w:hAnsi="Times New Roman" w:cs="Times New Roman"/>
          <w:sz w:val="24"/>
          <w:szCs w:val="24"/>
        </w:rPr>
        <w:t>3</w:t>
      </w:r>
      <w:r w:rsidRPr="00222DB1">
        <w:rPr>
          <w:rFonts w:ascii="Times New Roman" w:eastAsia="Times New Roman" w:hAnsi="Times New Roman" w:cs="Times New Roman"/>
          <w:sz w:val="24"/>
          <w:szCs w:val="24"/>
        </w:rPr>
        <w:t xml:space="preserve">: List of models </w:t>
      </w:r>
      <w:proofErr w:type="gramStart"/>
      <w:r w:rsidRPr="00222DB1">
        <w:rPr>
          <w:rFonts w:ascii="Times New Roman" w:eastAsia="Times New Roman" w:hAnsi="Times New Roman" w:cs="Times New Roman"/>
          <w:sz w:val="24"/>
          <w:szCs w:val="24"/>
        </w:rPr>
        <w:t>created</w:t>
      </w:r>
      <w:proofErr w:type="gramEnd"/>
    </w:p>
    <w:p w14:paraId="37C0CB10" w14:textId="77777777" w:rsidR="00294C44" w:rsidRPr="00222DB1" w:rsidRDefault="00294C44" w:rsidP="00294C44">
      <w:pPr>
        <w:pStyle w:val="ListParagraph"/>
        <w:rPr>
          <w:rFonts w:ascii="Times New Roman" w:eastAsia="Times New Roman" w:hAnsi="Times New Roman" w:cs="Times New Roman"/>
          <w:sz w:val="24"/>
          <w:szCs w:val="24"/>
        </w:rPr>
      </w:pPr>
    </w:p>
    <w:p w14:paraId="7A3B0577" w14:textId="77777777" w:rsidR="00294C44" w:rsidRPr="00222DB1" w:rsidRDefault="00294C44" w:rsidP="00294C44">
      <w:pPr>
        <w:ind w:firstLine="360"/>
        <w:rPr>
          <w:rFonts w:ascii="Times New Roman" w:eastAsia="Times New Roman" w:hAnsi="Times New Roman" w:cs="Times New Roman"/>
          <w:sz w:val="24"/>
          <w:szCs w:val="24"/>
        </w:rPr>
      </w:pPr>
      <w:r w:rsidRPr="00222DB1">
        <w:rPr>
          <w:rFonts w:ascii="Times New Roman" w:eastAsia="Times New Roman" w:hAnsi="Times New Roman" w:cs="Times New Roman"/>
          <w:sz w:val="24"/>
          <w:szCs w:val="24"/>
        </w:rPr>
        <w:t xml:space="preserve">Since transformations were applied to SVM models, Table </w:t>
      </w:r>
      <w:r>
        <w:rPr>
          <w:rFonts w:ascii="Times New Roman" w:eastAsia="Times New Roman" w:hAnsi="Times New Roman" w:cs="Times New Roman"/>
          <w:sz w:val="24"/>
          <w:szCs w:val="24"/>
        </w:rPr>
        <w:t>4</w:t>
      </w:r>
      <w:r w:rsidRPr="00222DB1">
        <w:rPr>
          <w:rFonts w:ascii="Times New Roman" w:eastAsia="Times New Roman" w:hAnsi="Times New Roman" w:cs="Times New Roman"/>
          <w:sz w:val="24"/>
          <w:szCs w:val="24"/>
        </w:rPr>
        <w:t xml:space="preserve"> illustrates all potential SVM models that may be considered. If normalizing the data produces better accuracies, all the cases labeled with ‘2a’ will be built. If not, then all the cases labeled with ‘2b’ will be built. </w:t>
      </w:r>
    </w:p>
    <w:tbl>
      <w:tblPr>
        <w:tblStyle w:val="TableGrid"/>
        <w:tblW w:w="0" w:type="auto"/>
        <w:tblLook w:val="04A0" w:firstRow="1" w:lastRow="0" w:firstColumn="1" w:lastColumn="0" w:noHBand="0" w:noVBand="1"/>
      </w:tblPr>
      <w:tblGrid>
        <w:gridCol w:w="2337"/>
        <w:gridCol w:w="2337"/>
        <w:gridCol w:w="2338"/>
        <w:gridCol w:w="2338"/>
      </w:tblGrid>
      <w:tr w:rsidR="00294C44" w14:paraId="1524724D" w14:textId="77777777" w:rsidTr="00687F96">
        <w:tc>
          <w:tcPr>
            <w:tcW w:w="2337" w:type="dxa"/>
          </w:tcPr>
          <w:p w14:paraId="454DB292"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Case</w:t>
            </w:r>
          </w:p>
        </w:tc>
        <w:tc>
          <w:tcPr>
            <w:tcW w:w="2337" w:type="dxa"/>
          </w:tcPr>
          <w:p w14:paraId="50C86D1F"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Normalization</w:t>
            </w:r>
          </w:p>
        </w:tc>
        <w:tc>
          <w:tcPr>
            <w:tcW w:w="2338" w:type="dxa"/>
          </w:tcPr>
          <w:p w14:paraId="340F0F2F"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Regularization</w:t>
            </w:r>
          </w:p>
        </w:tc>
        <w:tc>
          <w:tcPr>
            <w:tcW w:w="2338" w:type="dxa"/>
          </w:tcPr>
          <w:p w14:paraId="40C65E82"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Transformation</w:t>
            </w:r>
          </w:p>
        </w:tc>
      </w:tr>
      <w:tr w:rsidR="00294C44" w14:paraId="1A53CBD8" w14:textId="77777777" w:rsidTr="00687F96">
        <w:tc>
          <w:tcPr>
            <w:tcW w:w="2337" w:type="dxa"/>
          </w:tcPr>
          <w:p w14:paraId="3241BBFB"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2a-linear</w:t>
            </w:r>
          </w:p>
        </w:tc>
        <w:tc>
          <w:tcPr>
            <w:tcW w:w="2337" w:type="dxa"/>
          </w:tcPr>
          <w:p w14:paraId="1ED55504"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338" w:type="dxa"/>
          </w:tcPr>
          <w:p w14:paraId="792B4335"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338" w:type="dxa"/>
          </w:tcPr>
          <w:p w14:paraId="0BBE3068"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Linear</w:t>
            </w:r>
          </w:p>
        </w:tc>
      </w:tr>
      <w:tr w:rsidR="00294C44" w14:paraId="08D7BFE8" w14:textId="77777777" w:rsidTr="00687F96">
        <w:tc>
          <w:tcPr>
            <w:tcW w:w="2337" w:type="dxa"/>
          </w:tcPr>
          <w:p w14:paraId="1BBFCA94"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2a-poly</w:t>
            </w:r>
          </w:p>
        </w:tc>
        <w:tc>
          <w:tcPr>
            <w:tcW w:w="2337" w:type="dxa"/>
          </w:tcPr>
          <w:p w14:paraId="27CB5095"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338" w:type="dxa"/>
          </w:tcPr>
          <w:p w14:paraId="3DDF1C2D"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338" w:type="dxa"/>
          </w:tcPr>
          <w:p w14:paraId="3348BF18"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Polynomial</w:t>
            </w:r>
          </w:p>
        </w:tc>
      </w:tr>
      <w:tr w:rsidR="00294C44" w14:paraId="48C2266E" w14:textId="77777777" w:rsidTr="00687F96">
        <w:tc>
          <w:tcPr>
            <w:tcW w:w="2337" w:type="dxa"/>
          </w:tcPr>
          <w:p w14:paraId="57E9E5FF"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2a-RBF</w:t>
            </w:r>
          </w:p>
        </w:tc>
        <w:tc>
          <w:tcPr>
            <w:tcW w:w="2337" w:type="dxa"/>
          </w:tcPr>
          <w:p w14:paraId="432942C0"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338" w:type="dxa"/>
          </w:tcPr>
          <w:p w14:paraId="20F294CC"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338" w:type="dxa"/>
          </w:tcPr>
          <w:p w14:paraId="15430FCF"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RBF</w:t>
            </w:r>
          </w:p>
        </w:tc>
      </w:tr>
      <w:tr w:rsidR="00294C44" w14:paraId="21D124B7" w14:textId="77777777" w:rsidTr="00687F96">
        <w:tc>
          <w:tcPr>
            <w:tcW w:w="2337" w:type="dxa"/>
          </w:tcPr>
          <w:p w14:paraId="5B492692"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2a-sigmoid</w:t>
            </w:r>
          </w:p>
        </w:tc>
        <w:tc>
          <w:tcPr>
            <w:tcW w:w="2337" w:type="dxa"/>
          </w:tcPr>
          <w:p w14:paraId="20599C5D"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338" w:type="dxa"/>
          </w:tcPr>
          <w:p w14:paraId="28D04FCA"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338" w:type="dxa"/>
          </w:tcPr>
          <w:p w14:paraId="5A91AE1B"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Sigmoid</w:t>
            </w:r>
          </w:p>
        </w:tc>
      </w:tr>
      <w:tr w:rsidR="00294C44" w14:paraId="41F6E94C" w14:textId="77777777" w:rsidTr="00687F96">
        <w:tc>
          <w:tcPr>
            <w:tcW w:w="2337" w:type="dxa"/>
          </w:tcPr>
          <w:p w14:paraId="6F7A5153"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2b-linear</w:t>
            </w:r>
          </w:p>
        </w:tc>
        <w:tc>
          <w:tcPr>
            <w:tcW w:w="2337" w:type="dxa"/>
          </w:tcPr>
          <w:p w14:paraId="428EDCFB"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38" w:type="dxa"/>
          </w:tcPr>
          <w:p w14:paraId="7DC05E86"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338" w:type="dxa"/>
          </w:tcPr>
          <w:p w14:paraId="57F7369C"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Linear</w:t>
            </w:r>
          </w:p>
        </w:tc>
      </w:tr>
      <w:tr w:rsidR="00294C44" w14:paraId="7B672565" w14:textId="77777777" w:rsidTr="00687F96">
        <w:tc>
          <w:tcPr>
            <w:tcW w:w="2337" w:type="dxa"/>
          </w:tcPr>
          <w:p w14:paraId="3860CE4B"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2b-poly</w:t>
            </w:r>
          </w:p>
        </w:tc>
        <w:tc>
          <w:tcPr>
            <w:tcW w:w="2337" w:type="dxa"/>
          </w:tcPr>
          <w:p w14:paraId="74D6EA3C"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38" w:type="dxa"/>
          </w:tcPr>
          <w:p w14:paraId="73E4FB93"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338" w:type="dxa"/>
          </w:tcPr>
          <w:p w14:paraId="3294394E"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Polynomial</w:t>
            </w:r>
          </w:p>
        </w:tc>
      </w:tr>
      <w:tr w:rsidR="00294C44" w14:paraId="091B3642" w14:textId="77777777" w:rsidTr="00687F96">
        <w:tc>
          <w:tcPr>
            <w:tcW w:w="2337" w:type="dxa"/>
          </w:tcPr>
          <w:p w14:paraId="3F129F82"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2b-RBF</w:t>
            </w:r>
          </w:p>
        </w:tc>
        <w:tc>
          <w:tcPr>
            <w:tcW w:w="2337" w:type="dxa"/>
          </w:tcPr>
          <w:p w14:paraId="487E15F8"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38" w:type="dxa"/>
          </w:tcPr>
          <w:p w14:paraId="281D9978"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338" w:type="dxa"/>
          </w:tcPr>
          <w:p w14:paraId="12956A49"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RBF</w:t>
            </w:r>
          </w:p>
        </w:tc>
      </w:tr>
      <w:tr w:rsidR="00294C44" w14:paraId="08F2F090" w14:textId="77777777" w:rsidTr="00687F96">
        <w:tc>
          <w:tcPr>
            <w:tcW w:w="2337" w:type="dxa"/>
          </w:tcPr>
          <w:p w14:paraId="73FD3D3E"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2b-sigmoid</w:t>
            </w:r>
          </w:p>
        </w:tc>
        <w:tc>
          <w:tcPr>
            <w:tcW w:w="2337" w:type="dxa"/>
          </w:tcPr>
          <w:p w14:paraId="5523675D"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38" w:type="dxa"/>
          </w:tcPr>
          <w:p w14:paraId="4A412DBB"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338" w:type="dxa"/>
          </w:tcPr>
          <w:p w14:paraId="41843BB2" w14:textId="77777777" w:rsidR="00294C44" w:rsidRDefault="00294C44" w:rsidP="00687F96">
            <w:pPr>
              <w:rPr>
                <w:rFonts w:ascii="Times New Roman" w:eastAsia="Times New Roman" w:hAnsi="Times New Roman" w:cs="Times New Roman"/>
                <w:sz w:val="24"/>
                <w:szCs w:val="24"/>
              </w:rPr>
            </w:pPr>
            <w:r>
              <w:rPr>
                <w:rFonts w:ascii="Times New Roman" w:eastAsia="Times New Roman" w:hAnsi="Times New Roman" w:cs="Times New Roman"/>
                <w:sz w:val="24"/>
                <w:szCs w:val="24"/>
              </w:rPr>
              <w:t>Sigmoid</w:t>
            </w:r>
          </w:p>
        </w:tc>
      </w:tr>
    </w:tbl>
    <w:p w14:paraId="6B037011" w14:textId="16D367CE" w:rsidR="00294C44" w:rsidRDefault="00294C44" w:rsidP="00294C44">
      <w:pPr>
        <w:pStyle w:val="ListParagraph"/>
        <w:rPr>
          <w:rFonts w:ascii="Times New Roman" w:eastAsia="Times New Roman" w:hAnsi="Times New Roman" w:cs="Times New Roman"/>
          <w:sz w:val="24"/>
          <w:szCs w:val="24"/>
        </w:rPr>
      </w:pPr>
      <w:r w:rsidRPr="00222DB1">
        <w:rPr>
          <w:rFonts w:ascii="Times New Roman" w:eastAsia="Times New Roman" w:hAnsi="Times New Roman" w:cs="Times New Roman"/>
          <w:sz w:val="24"/>
          <w:szCs w:val="24"/>
        </w:rPr>
        <w:t xml:space="preserve">Table </w:t>
      </w:r>
      <w:r>
        <w:rPr>
          <w:rFonts w:ascii="Times New Roman" w:eastAsia="Times New Roman" w:hAnsi="Times New Roman" w:cs="Times New Roman"/>
          <w:sz w:val="24"/>
          <w:szCs w:val="24"/>
        </w:rPr>
        <w:t>4</w:t>
      </w:r>
      <w:r w:rsidRPr="00222DB1">
        <w:rPr>
          <w:rFonts w:ascii="Times New Roman" w:eastAsia="Times New Roman" w:hAnsi="Times New Roman" w:cs="Times New Roman"/>
          <w:sz w:val="24"/>
          <w:szCs w:val="24"/>
        </w:rPr>
        <w:t>: List of all SVM models with normalization and transformation techniques.</w:t>
      </w:r>
    </w:p>
    <w:p w14:paraId="47420554" w14:textId="77777777" w:rsidR="00294C44" w:rsidRPr="00222DB1" w:rsidRDefault="00294C44" w:rsidP="00294C44">
      <w:pPr>
        <w:pStyle w:val="ListParagraph"/>
        <w:rPr>
          <w:rFonts w:ascii="Times New Roman" w:eastAsia="Times New Roman" w:hAnsi="Times New Roman" w:cs="Times New Roman"/>
          <w:sz w:val="24"/>
          <w:szCs w:val="24"/>
        </w:rPr>
      </w:pPr>
    </w:p>
    <w:p w14:paraId="7DEF3F5F" w14:textId="12B7AF8C" w:rsidR="00294C44" w:rsidRPr="00294C44" w:rsidRDefault="00294C44" w:rsidP="00294C44">
      <w:pPr>
        <w:pStyle w:val="ListParagraph"/>
        <w:numPr>
          <w:ilvl w:val="1"/>
          <w:numId w:val="6"/>
        </w:numPr>
        <w:rPr>
          <w:rFonts w:ascii="Times New Roman" w:eastAsia="Times New Roman" w:hAnsi="Times New Roman" w:cs="Times New Roman"/>
          <w:b/>
          <w:bCs/>
          <w:sz w:val="24"/>
          <w:szCs w:val="24"/>
        </w:rPr>
      </w:pPr>
      <w:r w:rsidRPr="00294C44">
        <w:rPr>
          <w:rFonts w:ascii="Times New Roman" w:eastAsia="Times New Roman" w:hAnsi="Times New Roman" w:cs="Times New Roman"/>
          <w:b/>
          <w:bCs/>
          <w:sz w:val="24"/>
          <w:szCs w:val="24"/>
        </w:rPr>
        <w:t xml:space="preserve">Evaluation of models </w:t>
      </w:r>
    </w:p>
    <w:p w14:paraId="3BF42399" w14:textId="6D93ED2B" w:rsidR="006C55D2" w:rsidRDefault="00294C44" w:rsidP="00294C4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effect of normalization was measured by comparing two accuracy scores</w:t>
      </w:r>
      <w:r w:rsidR="00F052B2">
        <w:rPr>
          <w:rFonts w:ascii="Times New Roman" w:eastAsia="Times New Roman" w:hAnsi="Times New Roman" w:cs="Times New Roman"/>
          <w:sz w:val="24"/>
          <w:szCs w:val="24"/>
        </w:rPr>
        <w:t xml:space="preserve"> (see below)</w:t>
      </w:r>
      <w:r>
        <w:rPr>
          <w:rFonts w:ascii="Times New Roman" w:eastAsia="Times New Roman" w:hAnsi="Times New Roman" w:cs="Times New Roman"/>
          <w:sz w:val="24"/>
          <w:szCs w:val="24"/>
        </w:rPr>
        <w:t xml:space="preserve"> of the model, one without regularization and one with regularization. If normalization had a positive effect on the accuracy of the results on a specific machine learning algorithm, the data would be normalized </w:t>
      </w:r>
      <w:r w:rsidR="00AB7DD0">
        <w:rPr>
          <w:rFonts w:ascii="Times New Roman" w:eastAsia="Times New Roman" w:hAnsi="Times New Roman" w:cs="Times New Roman"/>
          <w:sz w:val="24"/>
          <w:szCs w:val="24"/>
        </w:rPr>
        <w:t>before</w:t>
      </w:r>
      <w:r>
        <w:rPr>
          <w:rFonts w:ascii="Times New Roman" w:eastAsia="Times New Roman" w:hAnsi="Times New Roman" w:cs="Times New Roman"/>
          <w:sz w:val="24"/>
          <w:szCs w:val="24"/>
        </w:rPr>
        <w:t xml:space="preserve"> building a model </w:t>
      </w:r>
      <w:r w:rsidR="006C55D2">
        <w:rPr>
          <w:rFonts w:ascii="Times New Roman" w:eastAsia="Times New Roman" w:hAnsi="Times New Roman" w:cs="Times New Roman"/>
          <w:sz w:val="24"/>
          <w:szCs w:val="24"/>
        </w:rPr>
        <w:t>that follows that specific algorithm</w:t>
      </w:r>
      <w:r>
        <w:rPr>
          <w:rFonts w:ascii="Times New Roman" w:eastAsia="Times New Roman" w:hAnsi="Times New Roman" w:cs="Times New Roman"/>
          <w:sz w:val="24"/>
          <w:szCs w:val="24"/>
        </w:rPr>
        <w:t>. If normalization did not have a positive effect, the</w:t>
      </w:r>
      <w:r w:rsidR="006C55D2">
        <w:rPr>
          <w:rFonts w:ascii="Times New Roman" w:eastAsia="Times New Roman" w:hAnsi="Times New Roman" w:cs="Times New Roman"/>
          <w:sz w:val="24"/>
          <w:szCs w:val="24"/>
        </w:rPr>
        <w:t xml:space="preserve">n the data would remain unchanged. </w:t>
      </w:r>
    </w:p>
    <w:p w14:paraId="30E84C8B" w14:textId="24111148" w:rsidR="006C55D2" w:rsidRDefault="006C55D2" w:rsidP="00294C4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optimal value for regularization was chosen based on the model’s generalization accuracy. The c-value that performed the best on the generalized test set would be chosen as the optimal value. There may be cases where varying c-values would not change the overall performance of the model. In such cases, the c-value that would be chosen to be the optimal value would be c = 1 (default). Confusion matrices were </w:t>
      </w:r>
      <w:r w:rsidR="00A841CC">
        <w:rPr>
          <w:rFonts w:ascii="Times New Roman" w:eastAsia="Times New Roman" w:hAnsi="Times New Roman" w:cs="Times New Roman"/>
          <w:sz w:val="24"/>
          <w:szCs w:val="24"/>
        </w:rPr>
        <w:t>created to determine how the model performed while classifying between building object type</w:t>
      </w:r>
      <w:r w:rsidR="00AB7DD0">
        <w:rPr>
          <w:rFonts w:ascii="Times New Roman" w:eastAsia="Times New Roman" w:hAnsi="Times New Roman" w:cs="Times New Roman"/>
          <w:sz w:val="24"/>
          <w:szCs w:val="24"/>
        </w:rPr>
        <w:t>s</w:t>
      </w:r>
      <w:r w:rsidR="00A841CC">
        <w:rPr>
          <w:rFonts w:ascii="Times New Roman" w:eastAsia="Times New Roman" w:hAnsi="Times New Roman" w:cs="Times New Roman"/>
          <w:sz w:val="24"/>
          <w:szCs w:val="24"/>
        </w:rPr>
        <w:t xml:space="preserve">. </w:t>
      </w:r>
    </w:p>
    <w:p w14:paraId="5E5F21CF" w14:textId="58E80672" w:rsidR="00294C44" w:rsidRDefault="00294C44" w:rsidP="00294C4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C55D2">
        <w:rPr>
          <w:rFonts w:ascii="Times New Roman" w:eastAsia="Times New Roman" w:hAnsi="Times New Roman" w:cs="Times New Roman"/>
          <w:sz w:val="24"/>
          <w:szCs w:val="24"/>
        </w:rPr>
        <w:t xml:space="preserve">Each model’s accuracy and runtimes were noted. </w:t>
      </w:r>
      <w:r w:rsidRPr="00F052B2">
        <w:rPr>
          <w:rFonts w:ascii="Times New Roman" w:eastAsia="Times New Roman" w:hAnsi="Times New Roman" w:cs="Times New Roman"/>
          <w:b/>
          <w:bCs/>
          <w:sz w:val="24"/>
          <w:szCs w:val="24"/>
        </w:rPr>
        <w:t xml:space="preserve">The accuracy score was calculated in the </w:t>
      </w:r>
      <w:proofErr w:type="spellStart"/>
      <w:r w:rsidRPr="00F052B2">
        <w:rPr>
          <w:rFonts w:ascii="Times New Roman" w:eastAsia="Times New Roman" w:hAnsi="Times New Roman" w:cs="Times New Roman"/>
          <w:b/>
          <w:bCs/>
          <w:sz w:val="24"/>
          <w:szCs w:val="24"/>
        </w:rPr>
        <w:t>Numpy</w:t>
      </w:r>
      <w:proofErr w:type="spellEnd"/>
      <w:r w:rsidRPr="00F052B2">
        <w:rPr>
          <w:rFonts w:ascii="Times New Roman" w:eastAsia="Times New Roman" w:hAnsi="Times New Roman" w:cs="Times New Roman"/>
          <w:b/>
          <w:bCs/>
          <w:sz w:val="24"/>
          <w:szCs w:val="24"/>
        </w:rPr>
        <w:t xml:space="preserve"> library [11], which returns the number resulting from counting the total number of predictions over the total number of predictions made</w:t>
      </w:r>
      <w:r w:rsidRPr="007D3F21">
        <w:rPr>
          <w:rFonts w:ascii="Times New Roman" w:eastAsia="Times New Roman" w:hAnsi="Times New Roman" w:cs="Times New Roman"/>
          <w:sz w:val="24"/>
          <w:szCs w:val="24"/>
        </w:rPr>
        <w:t>.</w:t>
      </w:r>
      <w:r w:rsidRPr="0061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total run time of the program was also taken into consideration when evaluating a model. The total run time of a model includes the time it takes for a model to fit a set of data points to a classifier and the amount of time it takes to predict a given number of </w:t>
      </w:r>
      <w:r w:rsidR="006C55D2">
        <w:rPr>
          <w:rFonts w:ascii="Times New Roman" w:eastAsia="Times New Roman" w:hAnsi="Times New Roman" w:cs="Times New Roman"/>
          <w:sz w:val="24"/>
          <w:szCs w:val="24"/>
        </w:rPr>
        <w:t>points</w:t>
      </w:r>
      <w:r w:rsidR="00A841CC">
        <w:rPr>
          <w:rFonts w:ascii="Times New Roman" w:eastAsia="Times New Roman" w:hAnsi="Times New Roman" w:cs="Times New Roman"/>
          <w:sz w:val="24"/>
          <w:szCs w:val="24"/>
        </w:rPr>
        <w:t xml:space="preserve">. The best overall models were selected from the obtained results. </w:t>
      </w:r>
    </w:p>
    <w:p w14:paraId="7159517D" w14:textId="0A982F0F" w:rsidR="00294C44" w:rsidRDefault="00294C44" w:rsidP="00294C44">
      <w:pPr>
        <w:rPr>
          <w:rFonts w:ascii="Times New Roman" w:eastAsia="Times New Roman" w:hAnsi="Times New Roman" w:cs="Times New Roman"/>
          <w:sz w:val="24"/>
          <w:szCs w:val="24"/>
        </w:rPr>
      </w:pPr>
    </w:p>
    <w:p w14:paraId="0B5215AA" w14:textId="5E87B725" w:rsidR="00294C44" w:rsidRDefault="00294C44" w:rsidP="00294C4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r w:rsidR="00DF5D5A">
        <w:rPr>
          <w:rFonts w:ascii="Times New Roman" w:eastAsia="Times New Roman" w:hAnsi="Times New Roman" w:cs="Times New Roman"/>
          <w:b/>
          <w:sz w:val="24"/>
          <w:szCs w:val="24"/>
        </w:rPr>
        <w:t xml:space="preserve"> </w:t>
      </w:r>
    </w:p>
    <w:p w14:paraId="4AECAD3C" w14:textId="1789DF9C" w:rsidR="00294C44" w:rsidRDefault="00A841CC" w:rsidP="00294C4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For each algorithm: </w:t>
      </w:r>
    </w:p>
    <w:p w14:paraId="1F541CFF" w14:textId="71DB9D46" w:rsidR="00DF5D5A" w:rsidRDefault="00DF5D5A" w:rsidP="00294C4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Roof vs Door: </w:t>
      </w:r>
    </w:p>
    <w:p w14:paraId="32FBBB22" w14:textId="73180FC5" w:rsidR="00A841CC" w:rsidRDefault="00A841CC" w:rsidP="00A841CC">
      <w:pPr>
        <w:pStyle w:val="ListParagraph"/>
        <w:numPr>
          <w:ilvl w:val="0"/>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Logistic Regression </w:t>
      </w:r>
    </w:p>
    <w:p w14:paraId="7D21EE20" w14:textId="745EC50B" w:rsidR="00156175" w:rsidRPr="00156175" w:rsidRDefault="00156175" w:rsidP="00156175">
      <w:pPr>
        <w:ind w:left="360" w:firstLine="3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 standard logistic regression model was built using </w:t>
      </w:r>
      <w:r>
        <w:rPr>
          <w:rFonts w:ascii="Times New Roman" w:eastAsia="Times New Roman" w:hAnsi="Times New Roman" w:cs="Times New Roman"/>
          <w:sz w:val="24"/>
          <w:szCs w:val="24"/>
        </w:rPr>
        <w:t xml:space="preserve">Python’s scikit-learn </w:t>
      </w:r>
      <w:proofErr w:type="gramStart"/>
      <w:r>
        <w:rPr>
          <w:rFonts w:ascii="Times New Roman" w:eastAsia="Times New Roman" w:hAnsi="Times New Roman" w:cs="Times New Roman"/>
          <w:sz w:val="24"/>
          <w:szCs w:val="24"/>
        </w:rPr>
        <w:t>library[</w:t>
      </w:r>
      <w:proofErr w:type="gramEnd"/>
      <w:r w:rsidR="005315E3">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p>
    <w:p w14:paraId="338863DE" w14:textId="1D9741CD" w:rsidR="00A841CC" w:rsidRDefault="00A841CC" w:rsidP="00A841CC">
      <w:pPr>
        <w:pStyle w:val="ListParagraph"/>
        <w:numPr>
          <w:ilvl w:val="1"/>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Normalization Results (</w:t>
      </w:r>
      <w:proofErr w:type="spellStart"/>
      <w:r>
        <w:rPr>
          <w:rFonts w:ascii="Times New Roman" w:eastAsia="Times New Roman" w:hAnsi="Times New Roman" w:cs="Times New Roman"/>
          <w:b/>
          <w:sz w:val="24"/>
          <w:szCs w:val="24"/>
        </w:rPr>
        <w:t>accuracy+confusion</w:t>
      </w:r>
      <w:proofErr w:type="spellEnd"/>
      <w:r>
        <w:rPr>
          <w:rFonts w:ascii="Times New Roman" w:eastAsia="Times New Roman" w:hAnsi="Times New Roman" w:cs="Times New Roman"/>
          <w:b/>
          <w:sz w:val="24"/>
          <w:szCs w:val="24"/>
        </w:rPr>
        <w:t xml:space="preserve"> Matrix)</w:t>
      </w:r>
    </w:p>
    <w:p w14:paraId="4EC429EB" w14:textId="583AE8EB" w:rsidR="00156175" w:rsidRDefault="00156175" w:rsidP="00156175">
      <w:pPr>
        <w:ind w:firstLine="720"/>
        <w:rPr>
          <w:rFonts w:ascii="Times New Roman" w:eastAsia="Times New Roman" w:hAnsi="Times New Roman" w:cs="Times New Roman"/>
          <w:sz w:val="24"/>
          <w:szCs w:val="24"/>
        </w:rPr>
      </w:pPr>
      <w:r w:rsidRPr="00156175">
        <w:rPr>
          <w:rFonts w:ascii="Times New Roman" w:eastAsia="Times New Roman" w:hAnsi="Times New Roman" w:cs="Times New Roman"/>
          <w:bCs/>
          <w:sz w:val="24"/>
          <w:szCs w:val="24"/>
        </w:rPr>
        <w:t xml:space="preserve">Two models were created, one with a normalization technique </w:t>
      </w:r>
      <w:r w:rsidRPr="00156175">
        <w:rPr>
          <w:rFonts w:ascii="Times New Roman" w:eastAsia="Times New Roman" w:hAnsi="Times New Roman" w:cs="Times New Roman"/>
          <w:sz w:val="24"/>
          <w:szCs w:val="24"/>
        </w:rPr>
        <w:t>to normalize each feature to have a mean 0 and a standard deviation of 1 and the other without normalization.</w:t>
      </w:r>
      <w:r>
        <w:rPr>
          <w:rFonts w:ascii="Times New Roman" w:eastAsia="Times New Roman" w:hAnsi="Times New Roman" w:cs="Times New Roman"/>
          <w:sz w:val="24"/>
          <w:szCs w:val="24"/>
        </w:rPr>
        <w:t xml:space="preserve"> By default, Python applies regularization to the model, where c = 1. </w:t>
      </w:r>
    </w:p>
    <w:p w14:paraId="4CEC8C04" w14:textId="75E74890" w:rsidR="005315E3" w:rsidRDefault="00156175" w:rsidP="005315E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Without normalization, the accuracy value was noted to be 0.987. This value is high, but the model does not perform as expected since it predicts ‘roof’ for each data point. Since there are about </w:t>
      </w:r>
      <w:r w:rsidR="005315E3">
        <w:rPr>
          <w:rFonts w:ascii="Times New Roman" w:eastAsia="Times New Roman" w:hAnsi="Times New Roman" w:cs="Times New Roman"/>
          <w:sz w:val="24"/>
          <w:szCs w:val="24"/>
        </w:rPr>
        <w:t xml:space="preserve">78 times more roof points than door points, the accuracy score value may appear to be high due to this behavior. Normalizing the data yielded better results since the model predicts both classes, with an overall accuracy rate of 0.616. </w:t>
      </w:r>
    </w:p>
    <w:p w14:paraId="206E280C" w14:textId="77777777" w:rsidR="005315E3" w:rsidRDefault="005315E3" w:rsidP="005315E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D04D83A" wp14:editId="7DE80215">
            <wp:extent cx="5943600" cy="2425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2425700"/>
                    </a:xfrm>
                    <a:prstGeom prst="rect">
                      <a:avLst/>
                    </a:prstGeom>
                    <a:ln/>
                  </pic:spPr>
                </pic:pic>
              </a:graphicData>
            </a:graphic>
          </wp:inline>
        </w:drawing>
      </w:r>
    </w:p>
    <w:p w14:paraId="44D7A8A9" w14:textId="50D15354" w:rsidR="005315E3" w:rsidRDefault="005315E3" w:rsidP="005315E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Confusion matrices for non-normalized vs normalized data</w:t>
      </w:r>
      <w:r w:rsidR="009D3C87">
        <w:rPr>
          <w:rFonts w:ascii="Times New Roman" w:eastAsia="Times New Roman" w:hAnsi="Times New Roman" w:cs="Times New Roman"/>
          <w:sz w:val="24"/>
          <w:szCs w:val="24"/>
        </w:rPr>
        <w:t xml:space="preserve"> for</w:t>
      </w:r>
      <w:r>
        <w:rPr>
          <w:rFonts w:ascii="Times New Roman" w:eastAsia="Times New Roman" w:hAnsi="Times New Roman" w:cs="Times New Roman"/>
          <w:sz w:val="24"/>
          <w:szCs w:val="24"/>
        </w:rPr>
        <w:t xml:space="preserve"> </w:t>
      </w:r>
      <w:r w:rsidR="009D3C87">
        <w:rPr>
          <w:rFonts w:ascii="Times New Roman" w:eastAsia="Times New Roman" w:hAnsi="Times New Roman" w:cs="Times New Roman"/>
          <w:sz w:val="24"/>
          <w:szCs w:val="24"/>
        </w:rPr>
        <w:t xml:space="preserve">Logistic Regression </w:t>
      </w:r>
      <w:r>
        <w:rPr>
          <w:rFonts w:ascii="Times New Roman" w:eastAsia="Times New Roman" w:hAnsi="Times New Roman" w:cs="Times New Roman"/>
          <w:sz w:val="24"/>
          <w:szCs w:val="24"/>
        </w:rPr>
        <w:t>models</w:t>
      </w:r>
    </w:p>
    <w:p w14:paraId="67065490" w14:textId="29C46386" w:rsidR="00156175" w:rsidRPr="00156175" w:rsidRDefault="00156175" w:rsidP="00156175">
      <w:pPr>
        <w:ind w:firstLine="720"/>
        <w:rPr>
          <w:rFonts w:ascii="Times New Roman" w:eastAsia="Times New Roman" w:hAnsi="Times New Roman" w:cs="Times New Roman"/>
          <w:bCs/>
          <w:sz w:val="24"/>
          <w:szCs w:val="24"/>
        </w:rPr>
      </w:pPr>
    </w:p>
    <w:p w14:paraId="218DE4BA" w14:textId="76F54E17" w:rsidR="00A841CC" w:rsidRDefault="00A841CC" w:rsidP="00A841CC">
      <w:pPr>
        <w:pStyle w:val="ListParagraph"/>
        <w:numPr>
          <w:ilvl w:val="1"/>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Regularization results </w:t>
      </w:r>
    </w:p>
    <w:p w14:paraId="44096BDD" w14:textId="23028709" w:rsidR="005315E3" w:rsidRDefault="005315E3" w:rsidP="005315E3">
      <w:pPr>
        <w:ind w:firstLine="720"/>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As discussed in the methodology section, </w:t>
      </w:r>
      <w:r>
        <w:rPr>
          <w:rFonts w:ascii="Times New Roman" w:eastAsia="Times New Roman" w:hAnsi="Times New Roman" w:cs="Times New Roman"/>
          <w:sz w:val="24"/>
          <w:szCs w:val="24"/>
        </w:rPr>
        <w:t>moderate amounts of regularization were added to each of the models using c-values that ranged from 0.001 to 100. The resulting accura</w:t>
      </w:r>
      <w:r w:rsidR="009D3C87">
        <w:rPr>
          <w:rFonts w:ascii="Times New Roman" w:eastAsia="Times New Roman" w:hAnsi="Times New Roman" w:cs="Times New Roman"/>
          <w:sz w:val="24"/>
          <w:szCs w:val="24"/>
        </w:rPr>
        <w:t>cies</w:t>
      </w:r>
      <w:r>
        <w:rPr>
          <w:rFonts w:ascii="Times New Roman" w:eastAsia="Times New Roman" w:hAnsi="Times New Roman" w:cs="Times New Roman"/>
          <w:sz w:val="24"/>
          <w:szCs w:val="24"/>
        </w:rPr>
        <w:t xml:space="preserve"> from the test set, along with their corresponding c-values are shown in Table 5. </w:t>
      </w:r>
    </w:p>
    <w:p w14:paraId="4A621049" w14:textId="77777777" w:rsidR="005315E3" w:rsidRPr="005315E3" w:rsidRDefault="005315E3" w:rsidP="005315E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p>
    <w:tbl>
      <w:tblPr>
        <w:tblStyle w:val="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315E3" w14:paraId="171F0F26" w14:textId="77777777" w:rsidTr="00687F96">
        <w:tc>
          <w:tcPr>
            <w:tcW w:w="4680" w:type="dxa"/>
            <w:shd w:val="clear" w:color="auto" w:fill="auto"/>
            <w:tcMar>
              <w:top w:w="100" w:type="dxa"/>
              <w:left w:w="100" w:type="dxa"/>
              <w:bottom w:w="100" w:type="dxa"/>
              <w:right w:w="100" w:type="dxa"/>
            </w:tcMar>
          </w:tcPr>
          <w:p w14:paraId="2F17A54D" w14:textId="77777777" w:rsidR="005315E3" w:rsidRDefault="005315E3" w:rsidP="00687F9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c-value</w:t>
            </w:r>
          </w:p>
        </w:tc>
        <w:tc>
          <w:tcPr>
            <w:tcW w:w="4680" w:type="dxa"/>
            <w:shd w:val="clear" w:color="auto" w:fill="auto"/>
            <w:tcMar>
              <w:top w:w="100" w:type="dxa"/>
              <w:left w:w="100" w:type="dxa"/>
              <w:bottom w:w="100" w:type="dxa"/>
              <w:right w:w="100" w:type="dxa"/>
            </w:tcMar>
          </w:tcPr>
          <w:p w14:paraId="392D3A36" w14:textId="77777777" w:rsidR="005315E3" w:rsidRDefault="005315E3" w:rsidP="00687F9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rate</w:t>
            </w:r>
          </w:p>
        </w:tc>
      </w:tr>
      <w:tr w:rsidR="005315E3" w14:paraId="5C6B9484" w14:textId="77777777" w:rsidTr="00687F96">
        <w:tc>
          <w:tcPr>
            <w:tcW w:w="4680" w:type="dxa"/>
            <w:shd w:val="clear" w:color="auto" w:fill="auto"/>
            <w:tcMar>
              <w:top w:w="100" w:type="dxa"/>
              <w:left w:w="100" w:type="dxa"/>
              <w:bottom w:w="100" w:type="dxa"/>
              <w:right w:w="100" w:type="dxa"/>
            </w:tcMar>
          </w:tcPr>
          <w:p w14:paraId="1D94DD01" w14:textId="77777777" w:rsidR="005315E3" w:rsidRDefault="005315E3" w:rsidP="00687F9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0.001</w:t>
            </w:r>
          </w:p>
        </w:tc>
        <w:tc>
          <w:tcPr>
            <w:tcW w:w="4680" w:type="dxa"/>
            <w:shd w:val="clear" w:color="auto" w:fill="auto"/>
            <w:tcMar>
              <w:top w:w="100" w:type="dxa"/>
              <w:left w:w="100" w:type="dxa"/>
              <w:bottom w:w="100" w:type="dxa"/>
              <w:right w:w="100" w:type="dxa"/>
            </w:tcMar>
          </w:tcPr>
          <w:p w14:paraId="72EF2BAE" w14:textId="5CC36369" w:rsidR="005315E3" w:rsidRDefault="00DE39FB" w:rsidP="00687F9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0.573</w:t>
            </w:r>
          </w:p>
        </w:tc>
      </w:tr>
      <w:tr w:rsidR="005315E3" w14:paraId="291786C5" w14:textId="77777777" w:rsidTr="00687F96">
        <w:tc>
          <w:tcPr>
            <w:tcW w:w="4680" w:type="dxa"/>
            <w:shd w:val="clear" w:color="auto" w:fill="auto"/>
            <w:tcMar>
              <w:top w:w="100" w:type="dxa"/>
              <w:left w:w="100" w:type="dxa"/>
              <w:bottom w:w="100" w:type="dxa"/>
              <w:right w:w="100" w:type="dxa"/>
            </w:tcMar>
          </w:tcPr>
          <w:p w14:paraId="262D71C8" w14:textId="77777777" w:rsidR="005315E3" w:rsidRDefault="005315E3" w:rsidP="00687F9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4680" w:type="dxa"/>
            <w:shd w:val="clear" w:color="auto" w:fill="auto"/>
            <w:tcMar>
              <w:top w:w="100" w:type="dxa"/>
              <w:left w:w="100" w:type="dxa"/>
              <w:bottom w:w="100" w:type="dxa"/>
              <w:right w:w="100" w:type="dxa"/>
            </w:tcMar>
          </w:tcPr>
          <w:p w14:paraId="3872D9BA" w14:textId="08B8EB57" w:rsidR="005315E3" w:rsidRDefault="00DE39FB" w:rsidP="00687F9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0.587</w:t>
            </w:r>
          </w:p>
        </w:tc>
      </w:tr>
      <w:tr w:rsidR="005315E3" w14:paraId="070816F9" w14:textId="77777777" w:rsidTr="00687F96">
        <w:tc>
          <w:tcPr>
            <w:tcW w:w="4680" w:type="dxa"/>
            <w:shd w:val="clear" w:color="auto" w:fill="auto"/>
            <w:tcMar>
              <w:top w:w="100" w:type="dxa"/>
              <w:left w:w="100" w:type="dxa"/>
              <w:bottom w:w="100" w:type="dxa"/>
              <w:right w:w="100" w:type="dxa"/>
            </w:tcMar>
          </w:tcPr>
          <w:p w14:paraId="0699F103" w14:textId="77777777" w:rsidR="005315E3" w:rsidRDefault="005315E3" w:rsidP="00687F9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4680" w:type="dxa"/>
            <w:shd w:val="clear" w:color="auto" w:fill="auto"/>
            <w:tcMar>
              <w:top w:w="100" w:type="dxa"/>
              <w:left w:w="100" w:type="dxa"/>
              <w:bottom w:w="100" w:type="dxa"/>
              <w:right w:w="100" w:type="dxa"/>
            </w:tcMar>
          </w:tcPr>
          <w:p w14:paraId="5ABFB177" w14:textId="567067A6" w:rsidR="005315E3" w:rsidRDefault="00DE39FB" w:rsidP="00687F9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0.602</w:t>
            </w:r>
          </w:p>
        </w:tc>
      </w:tr>
      <w:tr w:rsidR="005315E3" w14:paraId="711DB0BE" w14:textId="77777777" w:rsidTr="00687F96">
        <w:tc>
          <w:tcPr>
            <w:tcW w:w="4680" w:type="dxa"/>
            <w:shd w:val="clear" w:color="auto" w:fill="auto"/>
            <w:tcMar>
              <w:top w:w="100" w:type="dxa"/>
              <w:left w:w="100" w:type="dxa"/>
              <w:bottom w:w="100" w:type="dxa"/>
              <w:right w:w="100" w:type="dxa"/>
            </w:tcMar>
          </w:tcPr>
          <w:p w14:paraId="5C6601C8" w14:textId="77777777" w:rsidR="005315E3" w:rsidRDefault="005315E3" w:rsidP="00687F9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680" w:type="dxa"/>
            <w:shd w:val="clear" w:color="auto" w:fill="auto"/>
            <w:tcMar>
              <w:top w:w="100" w:type="dxa"/>
              <w:left w:w="100" w:type="dxa"/>
              <w:bottom w:w="100" w:type="dxa"/>
              <w:right w:w="100" w:type="dxa"/>
            </w:tcMar>
          </w:tcPr>
          <w:p w14:paraId="505F3FC1" w14:textId="5FD79D1B" w:rsidR="005315E3" w:rsidRDefault="00DE39FB" w:rsidP="00687F9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0.615</w:t>
            </w:r>
          </w:p>
        </w:tc>
      </w:tr>
      <w:tr w:rsidR="005315E3" w14:paraId="3FE27D32" w14:textId="77777777" w:rsidTr="00687F96">
        <w:tc>
          <w:tcPr>
            <w:tcW w:w="4680" w:type="dxa"/>
            <w:shd w:val="clear" w:color="auto" w:fill="auto"/>
            <w:tcMar>
              <w:top w:w="100" w:type="dxa"/>
              <w:left w:w="100" w:type="dxa"/>
              <w:bottom w:w="100" w:type="dxa"/>
              <w:right w:w="100" w:type="dxa"/>
            </w:tcMar>
          </w:tcPr>
          <w:p w14:paraId="1B125CDD" w14:textId="77777777" w:rsidR="005315E3" w:rsidRDefault="005315E3" w:rsidP="00687F9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4680" w:type="dxa"/>
            <w:shd w:val="clear" w:color="auto" w:fill="auto"/>
            <w:tcMar>
              <w:top w:w="100" w:type="dxa"/>
              <w:left w:w="100" w:type="dxa"/>
              <w:bottom w:w="100" w:type="dxa"/>
              <w:right w:w="100" w:type="dxa"/>
            </w:tcMar>
          </w:tcPr>
          <w:p w14:paraId="2A815D3B" w14:textId="19BD6B47" w:rsidR="005315E3" w:rsidRDefault="00DE39FB" w:rsidP="00687F9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0.625</w:t>
            </w:r>
          </w:p>
        </w:tc>
      </w:tr>
      <w:tr w:rsidR="005315E3" w14:paraId="157286E1" w14:textId="77777777" w:rsidTr="00687F96">
        <w:tc>
          <w:tcPr>
            <w:tcW w:w="4680" w:type="dxa"/>
            <w:shd w:val="clear" w:color="auto" w:fill="auto"/>
            <w:tcMar>
              <w:top w:w="100" w:type="dxa"/>
              <w:left w:w="100" w:type="dxa"/>
              <w:bottom w:w="100" w:type="dxa"/>
              <w:right w:w="100" w:type="dxa"/>
            </w:tcMar>
          </w:tcPr>
          <w:p w14:paraId="6EE9BC0E" w14:textId="77777777" w:rsidR="005315E3" w:rsidRDefault="005315E3" w:rsidP="00687F9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4680" w:type="dxa"/>
            <w:shd w:val="clear" w:color="auto" w:fill="auto"/>
            <w:tcMar>
              <w:top w:w="100" w:type="dxa"/>
              <w:left w:w="100" w:type="dxa"/>
              <w:bottom w:w="100" w:type="dxa"/>
              <w:right w:w="100" w:type="dxa"/>
            </w:tcMar>
          </w:tcPr>
          <w:p w14:paraId="17E05D93" w14:textId="5F47DD28" w:rsidR="005315E3" w:rsidRDefault="00DE39FB" w:rsidP="00687F9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0.63</w:t>
            </w:r>
            <w:r w:rsidR="00DF5D5A">
              <w:rPr>
                <w:rFonts w:ascii="Times New Roman" w:eastAsia="Times New Roman" w:hAnsi="Times New Roman" w:cs="Times New Roman"/>
                <w:sz w:val="24"/>
                <w:szCs w:val="24"/>
              </w:rPr>
              <w:t>2</w:t>
            </w:r>
          </w:p>
        </w:tc>
      </w:tr>
    </w:tbl>
    <w:p w14:paraId="65AD1B3C" w14:textId="03C2BB20" w:rsidR="005315E3" w:rsidRDefault="00DE39FB" w:rsidP="005315E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5: Performance of a Logistic Regression model with normalization and varying degrees of regularization</w:t>
      </w:r>
    </w:p>
    <w:p w14:paraId="385B02A0" w14:textId="77777777" w:rsidR="00DE39FB" w:rsidRDefault="00DE39FB" w:rsidP="005315E3">
      <w:pPr>
        <w:jc w:val="center"/>
        <w:rPr>
          <w:rFonts w:ascii="Times New Roman" w:eastAsia="Times New Roman" w:hAnsi="Times New Roman" w:cs="Times New Roman"/>
          <w:sz w:val="24"/>
          <w:szCs w:val="24"/>
        </w:rPr>
      </w:pPr>
    </w:p>
    <w:p w14:paraId="3BC1BFCB" w14:textId="1C2DDFFF" w:rsidR="005315E3" w:rsidRDefault="00DE39FB" w:rsidP="005315E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a c-value of </w:t>
      </w:r>
      <w:r w:rsidR="00DF5D5A">
        <w:rPr>
          <w:rFonts w:ascii="Times New Roman" w:eastAsia="Times New Roman" w:hAnsi="Times New Roman" w:cs="Times New Roman"/>
          <w:sz w:val="24"/>
          <w:szCs w:val="24"/>
        </w:rPr>
        <w:t xml:space="preserve">100 was able to produce the best accuracy results, it </w:t>
      </w:r>
      <w:r w:rsidR="005315E3">
        <w:rPr>
          <w:rFonts w:ascii="Times New Roman" w:eastAsia="Times New Roman" w:hAnsi="Times New Roman" w:cs="Times New Roman"/>
          <w:sz w:val="24"/>
          <w:szCs w:val="24"/>
        </w:rPr>
        <w:t xml:space="preserve">was chosen to be most suitable for the Logistic Regression model. </w:t>
      </w:r>
      <w:r w:rsidR="00187E14">
        <w:rPr>
          <w:rFonts w:ascii="Times New Roman" w:eastAsia="Times New Roman" w:hAnsi="Times New Roman" w:cs="Times New Roman"/>
          <w:sz w:val="24"/>
          <w:szCs w:val="24"/>
        </w:rPr>
        <w:t>An</w:t>
      </w:r>
      <w:r w:rsidR="005315E3">
        <w:rPr>
          <w:rFonts w:ascii="Times New Roman" w:eastAsia="Times New Roman" w:hAnsi="Times New Roman" w:cs="Times New Roman"/>
          <w:sz w:val="24"/>
          <w:szCs w:val="24"/>
        </w:rPr>
        <w:t xml:space="preserve"> accuracy rate of 0.6</w:t>
      </w:r>
      <w:r w:rsidR="00DF5D5A">
        <w:rPr>
          <w:rFonts w:ascii="Times New Roman" w:eastAsia="Times New Roman" w:hAnsi="Times New Roman" w:cs="Times New Roman"/>
          <w:sz w:val="24"/>
          <w:szCs w:val="24"/>
        </w:rPr>
        <w:t>31966</w:t>
      </w:r>
      <w:r w:rsidR="005315E3">
        <w:rPr>
          <w:rFonts w:ascii="Times New Roman" w:eastAsia="Times New Roman" w:hAnsi="Times New Roman" w:cs="Times New Roman"/>
          <w:sz w:val="24"/>
          <w:szCs w:val="24"/>
        </w:rPr>
        <w:t xml:space="preserve"> was achieved.</w:t>
      </w:r>
    </w:p>
    <w:p w14:paraId="5A4E9F44" w14:textId="77777777" w:rsidR="005315E3" w:rsidRPr="005315E3" w:rsidRDefault="005315E3" w:rsidP="005315E3">
      <w:pPr>
        <w:rPr>
          <w:rFonts w:ascii="Times New Roman" w:eastAsia="Times New Roman" w:hAnsi="Times New Roman" w:cs="Times New Roman"/>
          <w:bCs/>
          <w:sz w:val="24"/>
          <w:szCs w:val="24"/>
        </w:rPr>
      </w:pPr>
    </w:p>
    <w:p w14:paraId="7E74F0F7" w14:textId="46BBDAA9" w:rsidR="00A841CC" w:rsidRDefault="00A841CC" w:rsidP="00A841CC">
      <w:pPr>
        <w:pStyle w:val="ListParagraph"/>
        <w:numPr>
          <w:ilvl w:val="0"/>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SVM</w:t>
      </w:r>
    </w:p>
    <w:p w14:paraId="2FC0678D" w14:textId="7F6E936F" w:rsidR="005315E3" w:rsidRPr="005315E3" w:rsidRDefault="005315E3" w:rsidP="005315E3">
      <w:pPr>
        <w:ind w:firstLine="360"/>
        <w:rPr>
          <w:rFonts w:ascii="Times New Roman" w:eastAsia="Times New Roman" w:hAnsi="Times New Roman" w:cs="Times New Roman"/>
          <w:bCs/>
          <w:sz w:val="24"/>
          <w:szCs w:val="24"/>
        </w:rPr>
      </w:pPr>
      <w:r w:rsidRPr="005315E3">
        <w:rPr>
          <w:rFonts w:ascii="Times New Roman" w:eastAsia="Times New Roman" w:hAnsi="Times New Roman" w:cs="Times New Roman"/>
          <w:bCs/>
          <w:sz w:val="24"/>
          <w:szCs w:val="24"/>
        </w:rPr>
        <w:t xml:space="preserve">A standard </w:t>
      </w:r>
      <w:r>
        <w:rPr>
          <w:rFonts w:ascii="Times New Roman" w:eastAsia="Times New Roman" w:hAnsi="Times New Roman" w:cs="Times New Roman"/>
          <w:bCs/>
          <w:sz w:val="24"/>
          <w:szCs w:val="24"/>
        </w:rPr>
        <w:t>Support Vector Machine (SVM)</w:t>
      </w:r>
      <w:r w:rsidRPr="005315E3">
        <w:rPr>
          <w:rFonts w:ascii="Times New Roman" w:eastAsia="Times New Roman" w:hAnsi="Times New Roman" w:cs="Times New Roman"/>
          <w:bCs/>
          <w:sz w:val="24"/>
          <w:szCs w:val="24"/>
        </w:rPr>
        <w:t xml:space="preserve"> model was built using </w:t>
      </w:r>
      <w:r w:rsidRPr="005315E3">
        <w:rPr>
          <w:rFonts w:ascii="Times New Roman" w:eastAsia="Times New Roman" w:hAnsi="Times New Roman" w:cs="Times New Roman"/>
          <w:sz w:val="24"/>
          <w:szCs w:val="24"/>
        </w:rPr>
        <w:t>Python’s scikit-learn library</w:t>
      </w:r>
      <w:r>
        <w:rPr>
          <w:rFonts w:ascii="Times New Roman" w:eastAsia="Times New Roman" w:hAnsi="Times New Roman" w:cs="Times New Roman"/>
          <w:sz w:val="24"/>
          <w:szCs w:val="24"/>
        </w:rPr>
        <w:t xml:space="preserve"> </w:t>
      </w:r>
      <w:r w:rsidRPr="005315E3">
        <w:rPr>
          <w:rFonts w:ascii="Times New Roman" w:eastAsia="Times New Roman" w:hAnsi="Times New Roman" w:cs="Times New Roman"/>
          <w:sz w:val="24"/>
          <w:szCs w:val="24"/>
        </w:rPr>
        <w:t>[</w:t>
      </w:r>
      <w:r>
        <w:rPr>
          <w:rFonts w:ascii="Times New Roman" w:eastAsia="Times New Roman" w:hAnsi="Times New Roman" w:cs="Times New Roman"/>
          <w:sz w:val="24"/>
          <w:szCs w:val="24"/>
        </w:rPr>
        <w:t>9</w:t>
      </w:r>
      <w:r w:rsidRPr="005315E3">
        <w:rPr>
          <w:rFonts w:ascii="Times New Roman" w:eastAsia="Times New Roman" w:hAnsi="Times New Roman" w:cs="Times New Roman"/>
          <w:sz w:val="24"/>
          <w:szCs w:val="24"/>
        </w:rPr>
        <w:t xml:space="preserve">]. </w:t>
      </w:r>
    </w:p>
    <w:p w14:paraId="3849C618" w14:textId="501B148A" w:rsidR="00A841CC" w:rsidRDefault="00A841CC" w:rsidP="00A841CC">
      <w:pPr>
        <w:pStyle w:val="ListParagraph"/>
        <w:numPr>
          <w:ilvl w:val="1"/>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Normalization Results (</w:t>
      </w:r>
      <w:proofErr w:type="spellStart"/>
      <w:r>
        <w:rPr>
          <w:rFonts w:ascii="Times New Roman" w:eastAsia="Times New Roman" w:hAnsi="Times New Roman" w:cs="Times New Roman"/>
          <w:b/>
          <w:sz w:val="24"/>
          <w:szCs w:val="24"/>
        </w:rPr>
        <w:t>accuracy+confusion</w:t>
      </w:r>
      <w:proofErr w:type="spellEnd"/>
      <w:r>
        <w:rPr>
          <w:rFonts w:ascii="Times New Roman" w:eastAsia="Times New Roman" w:hAnsi="Times New Roman" w:cs="Times New Roman"/>
          <w:b/>
          <w:sz w:val="24"/>
          <w:szCs w:val="24"/>
        </w:rPr>
        <w:t xml:space="preserve"> Matrix)</w:t>
      </w:r>
    </w:p>
    <w:p w14:paraId="39EFDEDB" w14:textId="7928CBD6" w:rsidR="005315E3" w:rsidRDefault="00E94DA0" w:rsidP="005315E3">
      <w:pPr>
        <w:ind w:lef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All feature columns were normalized to have a mean of 0 and a standard deviation of 1. With normalization, an accuracy of 0.601 was achieved using the polynomial kernel, compared to an accuracy of 0.</w:t>
      </w:r>
      <w:r w:rsidR="009D3C87">
        <w:rPr>
          <w:rFonts w:ascii="Times New Roman" w:eastAsia="Times New Roman" w:hAnsi="Times New Roman" w:cs="Times New Roman"/>
          <w:bCs/>
          <w:sz w:val="24"/>
          <w:szCs w:val="24"/>
        </w:rPr>
        <w:t>89</w:t>
      </w:r>
      <w:r w:rsidR="00DE39FB">
        <w:rPr>
          <w:rFonts w:ascii="Times New Roman" w:eastAsia="Times New Roman" w:hAnsi="Times New Roman" w:cs="Times New Roman"/>
          <w:bCs/>
          <w:sz w:val="24"/>
          <w:szCs w:val="24"/>
        </w:rPr>
        <w:t>3 without normalization. It was determined that normalization would be used in all future models.</w:t>
      </w:r>
    </w:p>
    <w:p w14:paraId="2D20BC7E" w14:textId="77100193" w:rsidR="009D3C87" w:rsidRDefault="009D3C87" w:rsidP="009D3C87">
      <w:pPr>
        <w:rPr>
          <w:rFonts w:ascii="Times New Roman" w:eastAsia="Times New Roman" w:hAnsi="Times New Roman" w:cs="Times New Roman"/>
          <w:bCs/>
          <w:sz w:val="24"/>
          <w:szCs w:val="24"/>
        </w:rPr>
      </w:pPr>
      <w:r>
        <w:rPr>
          <w:noProof/>
        </w:rPr>
        <w:drawing>
          <wp:inline distT="0" distB="0" distL="0" distR="0" wp14:anchorId="0D2AA7BD" wp14:editId="6B5A021D">
            <wp:extent cx="5943600" cy="2534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34285"/>
                    </a:xfrm>
                    <a:prstGeom prst="rect">
                      <a:avLst/>
                    </a:prstGeom>
                  </pic:spPr>
                </pic:pic>
              </a:graphicData>
            </a:graphic>
          </wp:inline>
        </w:drawing>
      </w:r>
    </w:p>
    <w:p w14:paraId="6A9109F8" w14:textId="6BE4A69B" w:rsidR="009D3C87" w:rsidRDefault="009D3C87" w:rsidP="009D3C87">
      <w:pPr>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Figure 5: </w:t>
      </w:r>
      <w:r>
        <w:rPr>
          <w:rFonts w:ascii="Times New Roman" w:eastAsia="Times New Roman" w:hAnsi="Times New Roman" w:cs="Times New Roman"/>
          <w:sz w:val="24"/>
          <w:szCs w:val="24"/>
        </w:rPr>
        <w:t>Confusion matrices for non-normalized vs normalized data for SVM models</w:t>
      </w:r>
    </w:p>
    <w:p w14:paraId="3C196C19" w14:textId="593858D1" w:rsidR="009D3C87" w:rsidRPr="005315E3" w:rsidRDefault="009D3C87" w:rsidP="009D3C87">
      <w:pPr>
        <w:rPr>
          <w:rFonts w:ascii="Times New Roman" w:eastAsia="Times New Roman" w:hAnsi="Times New Roman" w:cs="Times New Roman"/>
          <w:bCs/>
          <w:sz w:val="24"/>
          <w:szCs w:val="24"/>
        </w:rPr>
      </w:pPr>
    </w:p>
    <w:p w14:paraId="01415C5E" w14:textId="33032828" w:rsidR="00A841CC" w:rsidRDefault="00A841CC" w:rsidP="00A841CC">
      <w:pPr>
        <w:pStyle w:val="ListParagraph"/>
        <w:numPr>
          <w:ilvl w:val="1"/>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Regularization results </w:t>
      </w:r>
    </w:p>
    <w:p w14:paraId="1B284FBD" w14:textId="32FC1F34" w:rsidR="009D3C87" w:rsidRPr="009D3C87" w:rsidRDefault="009D3C87" w:rsidP="009D3C87">
      <w:pPr>
        <w:ind w:left="720" w:firstLine="3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Different values of regularization were applied to a</w:t>
      </w:r>
      <w:r w:rsidR="00586F71">
        <w:rPr>
          <w:rFonts w:ascii="Times New Roman" w:eastAsia="Times New Roman" w:hAnsi="Times New Roman" w:cs="Times New Roman"/>
          <w:bCs/>
          <w:sz w:val="24"/>
          <w:szCs w:val="24"/>
        </w:rPr>
        <w:t>n</w:t>
      </w:r>
      <w:r>
        <w:rPr>
          <w:rFonts w:ascii="Times New Roman" w:eastAsia="Times New Roman" w:hAnsi="Times New Roman" w:cs="Times New Roman"/>
          <w:bCs/>
          <w:sz w:val="24"/>
          <w:szCs w:val="24"/>
        </w:rPr>
        <w:t xml:space="preserve"> SVM model with normalized data. The results are shown in Table 6. </w:t>
      </w:r>
    </w:p>
    <w:tbl>
      <w:tblPr>
        <w:tblStyle w:val="2"/>
        <w:tblW w:w="10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8"/>
        <w:gridCol w:w="2319"/>
        <w:gridCol w:w="2748"/>
        <w:gridCol w:w="2265"/>
        <w:gridCol w:w="2520"/>
      </w:tblGrid>
      <w:tr w:rsidR="00533AF1" w:rsidRPr="00533AF1" w14:paraId="3B9EFF45" w14:textId="1578EC59" w:rsidTr="00533AF1">
        <w:trPr>
          <w:trHeight w:val="239"/>
        </w:trPr>
        <w:tc>
          <w:tcPr>
            <w:tcW w:w="868" w:type="dxa"/>
            <w:shd w:val="clear" w:color="auto" w:fill="auto"/>
            <w:tcMar>
              <w:top w:w="100" w:type="dxa"/>
              <w:left w:w="100" w:type="dxa"/>
              <w:bottom w:w="100" w:type="dxa"/>
              <w:right w:w="100" w:type="dxa"/>
            </w:tcMar>
          </w:tcPr>
          <w:p w14:paraId="609168A1" w14:textId="77777777" w:rsidR="00533AF1" w:rsidRPr="00533AF1" w:rsidRDefault="00533AF1" w:rsidP="00533AF1">
            <w:pPr>
              <w:widowControl w:val="0"/>
              <w:spacing w:line="240" w:lineRule="auto"/>
              <w:rPr>
                <w:rFonts w:ascii="Times New Roman" w:eastAsia="Times New Roman" w:hAnsi="Times New Roman" w:cs="Times New Roman"/>
                <w:sz w:val="24"/>
                <w:szCs w:val="24"/>
              </w:rPr>
            </w:pPr>
            <w:r w:rsidRPr="00533AF1">
              <w:rPr>
                <w:rFonts w:ascii="Times New Roman" w:eastAsia="Times New Roman" w:hAnsi="Times New Roman" w:cs="Times New Roman"/>
                <w:sz w:val="24"/>
                <w:szCs w:val="24"/>
              </w:rPr>
              <w:t>c-value</w:t>
            </w:r>
          </w:p>
        </w:tc>
        <w:tc>
          <w:tcPr>
            <w:tcW w:w="2319" w:type="dxa"/>
          </w:tcPr>
          <w:p w14:paraId="289500B8" w14:textId="28E3560E" w:rsidR="00533AF1" w:rsidRDefault="00533AF1" w:rsidP="00DE39FB">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Accuracy rate – Linear </w:t>
            </w:r>
          </w:p>
        </w:tc>
        <w:tc>
          <w:tcPr>
            <w:tcW w:w="2748" w:type="dxa"/>
            <w:shd w:val="clear" w:color="auto" w:fill="auto"/>
            <w:tcMar>
              <w:top w:w="100" w:type="dxa"/>
              <w:left w:w="100" w:type="dxa"/>
              <w:bottom w:w="100" w:type="dxa"/>
              <w:right w:w="100" w:type="dxa"/>
            </w:tcMar>
          </w:tcPr>
          <w:p w14:paraId="4567D68F" w14:textId="29DC4F3A" w:rsidR="00533AF1" w:rsidRDefault="00533AF1" w:rsidP="00DE39FB">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rate - Polynomial</w:t>
            </w:r>
          </w:p>
        </w:tc>
        <w:tc>
          <w:tcPr>
            <w:tcW w:w="2265" w:type="dxa"/>
          </w:tcPr>
          <w:p w14:paraId="494CD574" w14:textId="694EDCDC" w:rsidR="00533AF1" w:rsidRDefault="00533AF1" w:rsidP="00DE39FB">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Accuracy rate - </w:t>
            </w:r>
            <w:r>
              <w:rPr>
                <w:rFonts w:ascii="Times New Roman" w:eastAsia="Times New Roman" w:hAnsi="Times New Roman" w:cs="Times New Roman"/>
                <w:sz w:val="24"/>
                <w:szCs w:val="24"/>
              </w:rPr>
              <w:t>RBF</w:t>
            </w:r>
          </w:p>
        </w:tc>
        <w:tc>
          <w:tcPr>
            <w:tcW w:w="2520" w:type="dxa"/>
          </w:tcPr>
          <w:p w14:paraId="5B0FDA7D" w14:textId="54E3C319" w:rsidR="00533AF1" w:rsidRPr="00533AF1" w:rsidRDefault="00533AF1" w:rsidP="00DE39FB">
            <w:pPr>
              <w:widowControl w:val="0"/>
              <w:spacing w:line="240" w:lineRule="auto"/>
              <w:jc w:val="center"/>
              <w:rPr>
                <w:rFonts w:ascii="Times New Roman" w:eastAsia="Times New Roman" w:hAnsi="Times New Roman" w:cs="Times New Roman"/>
                <w:sz w:val="24"/>
                <w:szCs w:val="24"/>
              </w:rPr>
            </w:pPr>
            <w:r w:rsidRPr="00533AF1">
              <w:rPr>
                <w:rFonts w:ascii="Times New Roman" w:eastAsia="Times New Roman" w:hAnsi="Times New Roman" w:cs="Times New Roman"/>
                <w:sz w:val="24"/>
                <w:szCs w:val="24"/>
              </w:rPr>
              <w:t>Accuracy rate -</w:t>
            </w:r>
            <w:r w:rsidRPr="00533AF1">
              <w:rPr>
                <w:rFonts w:ascii="Times New Roman" w:eastAsia="Times New Roman" w:hAnsi="Times New Roman" w:cs="Times New Roman"/>
                <w:sz w:val="24"/>
                <w:szCs w:val="24"/>
              </w:rPr>
              <w:t xml:space="preserve"> Sigmoid</w:t>
            </w:r>
          </w:p>
        </w:tc>
      </w:tr>
      <w:tr w:rsidR="00533AF1" w14:paraId="5B5CE6E7" w14:textId="0A3DC42E" w:rsidTr="00533AF1">
        <w:trPr>
          <w:trHeight w:val="239"/>
        </w:trPr>
        <w:tc>
          <w:tcPr>
            <w:tcW w:w="868" w:type="dxa"/>
            <w:shd w:val="clear" w:color="auto" w:fill="auto"/>
            <w:tcMar>
              <w:top w:w="100" w:type="dxa"/>
              <w:left w:w="100" w:type="dxa"/>
              <w:bottom w:w="100" w:type="dxa"/>
              <w:right w:w="100" w:type="dxa"/>
            </w:tcMar>
          </w:tcPr>
          <w:p w14:paraId="5DB3D34E" w14:textId="77777777" w:rsidR="00533AF1" w:rsidRDefault="00533AF1" w:rsidP="00DE39FB">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0.001</w:t>
            </w:r>
          </w:p>
        </w:tc>
        <w:tc>
          <w:tcPr>
            <w:tcW w:w="2319" w:type="dxa"/>
          </w:tcPr>
          <w:p w14:paraId="52D075CD" w14:textId="040A0F70" w:rsidR="00533AF1" w:rsidRDefault="00533AF1" w:rsidP="00DE39FB">
            <w:pPr>
              <w:widowControl w:val="0"/>
              <w:spacing w:line="240" w:lineRule="auto"/>
              <w:jc w:val="center"/>
              <w:rPr>
                <w:rFonts w:ascii="Times New Roman" w:eastAsia="Times New Roman" w:hAnsi="Times New Roman" w:cs="Times New Roman"/>
                <w:sz w:val="24"/>
                <w:szCs w:val="24"/>
              </w:rPr>
            </w:pPr>
          </w:p>
        </w:tc>
        <w:tc>
          <w:tcPr>
            <w:tcW w:w="2748" w:type="dxa"/>
            <w:shd w:val="clear" w:color="auto" w:fill="auto"/>
            <w:tcMar>
              <w:top w:w="100" w:type="dxa"/>
              <w:left w:w="100" w:type="dxa"/>
              <w:bottom w:w="100" w:type="dxa"/>
              <w:right w:w="100" w:type="dxa"/>
            </w:tcMar>
          </w:tcPr>
          <w:p w14:paraId="56BE3DFD" w14:textId="774951B5" w:rsidR="00533AF1" w:rsidRDefault="00533AF1" w:rsidP="00DE39FB">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0.669</w:t>
            </w:r>
          </w:p>
        </w:tc>
        <w:tc>
          <w:tcPr>
            <w:tcW w:w="2265" w:type="dxa"/>
          </w:tcPr>
          <w:p w14:paraId="25D16058" w14:textId="77777777" w:rsidR="00533AF1" w:rsidRDefault="00533AF1" w:rsidP="00DE39FB">
            <w:pPr>
              <w:widowControl w:val="0"/>
              <w:spacing w:line="240" w:lineRule="auto"/>
              <w:jc w:val="center"/>
              <w:rPr>
                <w:rFonts w:ascii="Times New Roman" w:eastAsia="Times New Roman" w:hAnsi="Times New Roman" w:cs="Times New Roman"/>
                <w:sz w:val="24"/>
                <w:szCs w:val="24"/>
              </w:rPr>
            </w:pPr>
          </w:p>
        </w:tc>
        <w:tc>
          <w:tcPr>
            <w:tcW w:w="2520" w:type="dxa"/>
          </w:tcPr>
          <w:p w14:paraId="7E9BD939" w14:textId="730CF540" w:rsidR="00533AF1" w:rsidRDefault="00533AF1" w:rsidP="00DE39FB">
            <w:pPr>
              <w:widowControl w:val="0"/>
              <w:spacing w:line="240" w:lineRule="auto"/>
              <w:jc w:val="center"/>
              <w:rPr>
                <w:rFonts w:ascii="Times New Roman" w:eastAsia="Times New Roman" w:hAnsi="Times New Roman" w:cs="Times New Roman"/>
                <w:sz w:val="24"/>
                <w:szCs w:val="24"/>
              </w:rPr>
            </w:pPr>
          </w:p>
        </w:tc>
      </w:tr>
      <w:tr w:rsidR="00533AF1" w14:paraId="58F36B88" w14:textId="3BE9489B" w:rsidTr="00533AF1">
        <w:trPr>
          <w:trHeight w:val="244"/>
        </w:trPr>
        <w:tc>
          <w:tcPr>
            <w:tcW w:w="868" w:type="dxa"/>
            <w:shd w:val="clear" w:color="auto" w:fill="auto"/>
            <w:tcMar>
              <w:top w:w="100" w:type="dxa"/>
              <w:left w:w="100" w:type="dxa"/>
              <w:bottom w:w="100" w:type="dxa"/>
              <w:right w:w="100" w:type="dxa"/>
            </w:tcMar>
          </w:tcPr>
          <w:p w14:paraId="16131D83" w14:textId="77777777"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2319" w:type="dxa"/>
          </w:tcPr>
          <w:p w14:paraId="2C7709C4" w14:textId="2B0F12B1"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0.734</w:t>
            </w:r>
          </w:p>
        </w:tc>
        <w:tc>
          <w:tcPr>
            <w:tcW w:w="2748" w:type="dxa"/>
            <w:shd w:val="clear" w:color="auto" w:fill="auto"/>
            <w:tcMar>
              <w:top w:w="100" w:type="dxa"/>
              <w:left w:w="100" w:type="dxa"/>
              <w:bottom w:w="100" w:type="dxa"/>
              <w:right w:w="100" w:type="dxa"/>
            </w:tcMar>
          </w:tcPr>
          <w:p w14:paraId="765FEC26" w14:textId="22442CCA"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0.776</w:t>
            </w:r>
          </w:p>
        </w:tc>
        <w:tc>
          <w:tcPr>
            <w:tcW w:w="2265" w:type="dxa"/>
          </w:tcPr>
          <w:p w14:paraId="360A9E12" w14:textId="097A7ADF"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0.708</w:t>
            </w:r>
          </w:p>
        </w:tc>
        <w:tc>
          <w:tcPr>
            <w:tcW w:w="2520" w:type="dxa"/>
          </w:tcPr>
          <w:p w14:paraId="7F934788" w14:textId="4711D6D1"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0.589</w:t>
            </w:r>
          </w:p>
        </w:tc>
      </w:tr>
      <w:tr w:rsidR="00533AF1" w14:paraId="743C6EBA" w14:textId="502C3BD1" w:rsidTr="00533AF1">
        <w:trPr>
          <w:trHeight w:val="239"/>
        </w:trPr>
        <w:tc>
          <w:tcPr>
            <w:tcW w:w="868" w:type="dxa"/>
            <w:shd w:val="clear" w:color="auto" w:fill="auto"/>
            <w:tcMar>
              <w:top w:w="100" w:type="dxa"/>
              <w:left w:w="100" w:type="dxa"/>
              <w:bottom w:w="100" w:type="dxa"/>
              <w:right w:w="100" w:type="dxa"/>
            </w:tcMar>
          </w:tcPr>
          <w:p w14:paraId="0D7138D2" w14:textId="77777777"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2319" w:type="dxa"/>
          </w:tcPr>
          <w:p w14:paraId="3CE2A11B" w14:textId="7C4CE0C5"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0.717</w:t>
            </w:r>
          </w:p>
        </w:tc>
        <w:tc>
          <w:tcPr>
            <w:tcW w:w="2748" w:type="dxa"/>
            <w:shd w:val="clear" w:color="auto" w:fill="auto"/>
            <w:tcMar>
              <w:top w:w="100" w:type="dxa"/>
              <w:left w:w="100" w:type="dxa"/>
              <w:bottom w:w="100" w:type="dxa"/>
              <w:right w:w="100" w:type="dxa"/>
            </w:tcMar>
          </w:tcPr>
          <w:p w14:paraId="4B9D7FCB" w14:textId="6DBE6982"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0.869</w:t>
            </w:r>
          </w:p>
        </w:tc>
        <w:tc>
          <w:tcPr>
            <w:tcW w:w="2265" w:type="dxa"/>
          </w:tcPr>
          <w:p w14:paraId="64771111" w14:textId="2AEF09A4"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0.744</w:t>
            </w:r>
          </w:p>
        </w:tc>
        <w:tc>
          <w:tcPr>
            <w:tcW w:w="2520" w:type="dxa"/>
          </w:tcPr>
          <w:p w14:paraId="4BFFB43D" w14:textId="29E49DE5"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0.576</w:t>
            </w:r>
          </w:p>
        </w:tc>
      </w:tr>
      <w:tr w:rsidR="00533AF1" w14:paraId="17242729" w14:textId="2BB276E8" w:rsidTr="00533AF1">
        <w:trPr>
          <w:trHeight w:val="239"/>
        </w:trPr>
        <w:tc>
          <w:tcPr>
            <w:tcW w:w="868" w:type="dxa"/>
            <w:shd w:val="clear" w:color="auto" w:fill="auto"/>
            <w:tcMar>
              <w:top w:w="100" w:type="dxa"/>
              <w:left w:w="100" w:type="dxa"/>
              <w:bottom w:w="100" w:type="dxa"/>
              <w:right w:w="100" w:type="dxa"/>
            </w:tcMar>
          </w:tcPr>
          <w:p w14:paraId="4D70C98F" w14:textId="3A57C027"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19" w:type="dxa"/>
          </w:tcPr>
          <w:p w14:paraId="2CC17242" w14:textId="2C57E8EB"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0.717</w:t>
            </w:r>
          </w:p>
        </w:tc>
        <w:tc>
          <w:tcPr>
            <w:tcW w:w="2748" w:type="dxa"/>
            <w:shd w:val="clear" w:color="auto" w:fill="auto"/>
            <w:tcMar>
              <w:top w:w="100" w:type="dxa"/>
              <w:left w:w="100" w:type="dxa"/>
              <w:bottom w:w="100" w:type="dxa"/>
              <w:right w:w="100" w:type="dxa"/>
            </w:tcMar>
          </w:tcPr>
          <w:p w14:paraId="7AF153AE" w14:textId="5D4B4C78"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0.895</w:t>
            </w:r>
          </w:p>
        </w:tc>
        <w:tc>
          <w:tcPr>
            <w:tcW w:w="2265" w:type="dxa"/>
          </w:tcPr>
          <w:p w14:paraId="31514C70" w14:textId="6733A25A"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0.761</w:t>
            </w:r>
          </w:p>
        </w:tc>
        <w:tc>
          <w:tcPr>
            <w:tcW w:w="2520" w:type="dxa"/>
          </w:tcPr>
          <w:p w14:paraId="78886796" w14:textId="48F57FDB"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0.678</w:t>
            </w:r>
          </w:p>
        </w:tc>
      </w:tr>
      <w:tr w:rsidR="00533AF1" w14:paraId="41D37F57" w14:textId="23FAE65F" w:rsidTr="00533AF1">
        <w:trPr>
          <w:trHeight w:val="239"/>
        </w:trPr>
        <w:tc>
          <w:tcPr>
            <w:tcW w:w="868" w:type="dxa"/>
            <w:shd w:val="clear" w:color="auto" w:fill="auto"/>
            <w:tcMar>
              <w:top w:w="100" w:type="dxa"/>
              <w:left w:w="100" w:type="dxa"/>
              <w:bottom w:w="100" w:type="dxa"/>
              <w:right w:w="100" w:type="dxa"/>
            </w:tcMar>
          </w:tcPr>
          <w:p w14:paraId="60FF0791" w14:textId="77777777"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319" w:type="dxa"/>
          </w:tcPr>
          <w:p w14:paraId="544D1CD3" w14:textId="438F42E2"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0.717</w:t>
            </w:r>
          </w:p>
        </w:tc>
        <w:tc>
          <w:tcPr>
            <w:tcW w:w="2748" w:type="dxa"/>
            <w:shd w:val="clear" w:color="auto" w:fill="auto"/>
            <w:tcMar>
              <w:top w:w="100" w:type="dxa"/>
              <w:left w:w="100" w:type="dxa"/>
              <w:bottom w:w="100" w:type="dxa"/>
              <w:right w:w="100" w:type="dxa"/>
            </w:tcMar>
          </w:tcPr>
          <w:p w14:paraId="32D21DF1" w14:textId="14491F94"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0.900</w:t>
            </w:r>
          </w:p>
        </w:tc>
        <w:tc>
          <w:tcPr>
            <w:tcW w:w="2265" w:type="dxa"/>
          </w:tcPr>
          <w:p w14:paraId="48A3039A" w14:textId="13375C4D"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0.762</w:t>
            </w:r>
          </w:p>
        </w:tc>
        <w:tc>
          <w:tcPr>
            <w:tcW w:w="2520" w:type="dxa"/>
          </w:tcPr>
          <w:p w14:paraId="6B648E2B" w14:textId="0C761B43"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0.801</w:t>
            </w:r>
          </w:p>
        </w:tc>
      </w:tr>
      <w:tr w:rsidR="00533AF1" w14:paraId="2FDC7AB7" w14:textId="0BAF08A7" w:rsidTr="00533AF1">
        <w:trPr>
          <w:trHeight w:val="239"/>
        </w:trPr>
        <w:tc>
          <w:tcPr>
            <w:tcW w:w="868" w:type="dxa"/>
            <w:shd w:val="clear" w:color="auto" w:fill="auto"/>
            <w:tcMar>
              <w:top w:w="100" w:type="dxa"/>
              <w:left w:w="100" w:type="dxa"/>
              <w:bottom w:w="100" w:type="dxa"/>
              <w:right w:w="100" w:type="dxa"/>
            </w:tcMar>
          </w:tcPr>
          <w:p w14:paraId="69C90FCF" w14:textId="77777777"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2319" w:type="dxa"/>
          </w:tcPr>
          <w:p w14:paraId="152ED461" w14:textId="6A05A4D3"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0.717</w:t>
            </w:r>
          </w:p>
        </w:tc>
        <w:tc>
          <w:tcPr>
            <w:tcW w:w="2748" w:type="dxa"/>
            <w:shd w:val="clear" w:color="auto" w:fill="auto"/>
            <w:tcMar>
              <w:top w:w="100" w:type="dxa"/>
              <w:left w:w="100" w:type="dxa"/>
              <w:bottom w:w="100" w:type="dxa"/>
              <w:right w:w="100" w:type="dxa"/>
            </w:tcMar>
          </w:tcPr>
          <w:p w14:paraId="617064EB" w14:textId="2D579D00"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0.900</w:t>
            </w:r>
          </w:p>
        </w:tc>
        <w:tc>
          <w:tcPr>
            <w:tcW w:w="2265" w:type="dxa"/>
          </w:tcPr>
          <w:p w14:paraId="68447F97" w14:textId="0816DF5C"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0.762</w:t>
            </w:r>
          </w:p>
        </w:tc>
        <w:tc>
          <w:tcPr>
            <w:tcW w:w="2520" w:type="dxa"/>
          </w:tcPr>
          <w:p w14:paraId="54EB9A0D" w14:textId="2A0092D0"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0.538</w:t>
            </w:r>
          </w:p>
        </w:tc>
      </w:tr>
    </w:tbl>
    <w:p w14:paraId="385C952C" w14:textId="0D45CC9C" w:rsidR="00DE39FB" w:rsidRDefault="00DE39FB" w:rsidP="00DE39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6: Performance of a</w:t>
      </w:r>
      <w:r w:rsidR="00586F71">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SVM model with normalization and varying degrees of regularization</w:t>
      </w:r>
    </w:p>
    <w:p w14:paraId="4FCE852A" w14:textId="775C4BD0" w:rsidR="00DE39FB" w:rsidRPr="00DE39FB" w:rsidRDefault="00DF5D5A" w:rsidP="00DF5D5A">
      <w:pPr>
        <w:rPr>
          <w:rFonts w:ascii="Times New Roman" w:eastAsia="Times New Roman" w:hAnsi="Times New Roman" w:cs="Times New Roman"/>
          <w:b/>
          <w:sz w:val="24"/>
          <w:szCs w:val="24"/>
        </w:rPr>
      </w:pPr>
      <w:r w:rsidRPr="00DF5D5A">
        <w:rPr>
          <w:noProof/>
        </w:rPr>
        <w:t xml:space="preserve"> </w:t>
      </w:r>
    </w:p>
    <w:p w14:paraId="48AA5207" w14:textId="18C5F4BD" w:rsidR="00DE39FB" w:rsidRPr="00DE39FB" w:rsidRDefault="00187E14" w:rsidP="00DE39FB">
      <w:pPr>
        <w:ind w:left="3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accuracy rate reaches its best value at c = 10</w:t>
      </w:r>
      <w:r w:rsidR="00FA0D36">
        <w:rPr>
          <w:rFonts w:ascii="Times New Roman" w:eastAsia="Times New Roman" w:hAnsi="Times New Roman" w:cs="Times New Roman"/>
          <w:bCs/>
          <w:sz w:val="24"/>
          <w:szCs w:val="24"/>
        </w:rPr>
        <w:t xml:space="preserve"> with the polynomial kernel</w:t>
      </w:r>
      <w:r>
        <w:rPr>
          <w:rFonts w:ascii="Times New Roman" w:eastAsia="Times New Roman" w:hAnsi="Times New Roman" w:cs="Times New Roman"/>
          <w:bCs/>
          <w:sz w:val="24"/>
          <w:szCs w:val="24"/>
        </w:rPr>
        <w:t xml:space="preserve">. After this point, the accuracy rate does not increase any further as the c-value is increased, so c = 10 is chosen to be </w:t>
      </w:r>
      <w:r w:rsidR="00586F71">
        <w:rPr>
          <w:rFonts w:ascii="Times New Roman" w:eastAsia="Times New Roman" w:hAnsi="Times New Roman" w:cs="Times New Roman"/>
          <w:bCs/>
          <w:sz w:val="24"/>
          <w:szCs w:val="24"/>
        </w:rPr>
        <w:t xml:space="preserve">the </w:t>
      </w:r>
      <w:r>
        <w:rPr>
          <w:rFonts w:ascii="Times New Roman" w:eastAsia="Times New Roman" w:hAnsi="Times New Roman" w:cs="Times New Roman"/>
          <w:bCs/>
          <w:sz w:val="24"/>
          <w:szCs w:val="24"/>
        </w:rPr>
        <w:t>optimal hyperparameter for this model. An accuracy rate of 0.900253</w:t>
      </w:r>
    </w:p>
    <w:p w14:paraId="6FE827BF" w14:textId="60A27A9C" w:rsidR="00A841CC" w:rsidRDefault="00A841CC" w:rsidP="00A841CC">
      <w:pPr>
        <w:pStyle w:val="ListParagraph"/>
        <w:numPr>
          <w:ilvl w:val="0"/>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Random Forest </w:t>
      </w:r>
    </w:p>
    <w:p w14:paraId="35D63DBB" w14:textId="6B84C815" w:rsidR="00A841CC" w:rsidRDefault="00A841CC" w:rsidP="00A841CC">
      <w:pPr>
        <w:pStyle w:val="ListParagraph"/>
        <w:numPr>
          <w:ilvl w:val="1"/>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Normalization Results (</w:t>
      </w:r>
      <w:proofErr w:type="spellStart"/>
      <w:r>
        <w:rPr>
          <w:rFonts w:ascii="Times New Roman" w:eastAsia="Times New Roman" w:hAnsi="Times New Roman" w:cs="Times New Roman"/>
          <w:b/>
          <w:sz w:val="24"/>
          <w:szCs w:val="24"/>
        </w:rPr>
        <w:t>accuracy+confusion</w:t>
      </w:r>
      <w:proofErr w:type="spellEnd"/>
      <w:r>
        <w:rPr>
          <w:rFonts w:ascii="Times New Roman" w:eastAsia="Times New Roman" w:hAnsi="Times New Roman" w:cs="Times New Roman"/>
          <w:b/>
          <w:sz w:val="24"/>
          <w:szCs w:val="24"/>
        </w:rPr>
        <w:t xml:space="preserve"> Matrix)</w:t>
      </w:r>
    </w:p>
    <w:p w14:paraId="5FFCB939" w14:textId="50BC4734" w:rsidR="009A01B4" w:rsidRPr="009A01B4" w:rsidRDefault="009A01B4" w:rsidP="007C498E">
      <w:pPr>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As </w:t>
      </w:r>
      <w:r w:rsidR="007C498E">
        <w:rPr>
          <w:rFonts w:ascii="Times New Roman" w:eastAsia="Times New Roman" w:hAnsi="Times New Roman" w:cs="Times New Roman"/>
          <w:bCs/>
          <w:sz w:val="24"/>
          <w:szCs w:val="24"/>
        </w:rPr>
        <w:t xml:space="preserve">shown </w:t>
      </w:r>
      <w:r>
        <w:rPr>
          <w:rFonts w:ascii="Times New Roman" w:eastAsia="Times New Roman" w:hAnsi="Times New Roman" w:cs="Times New Roman"/>
          <w:bCs/>
          <w:sz w:val="24"/>
          <w:szCs w:val="24"/>
        </w:rPr>
        <w:t xml:space="preserve">in the confusion matrices below, the model performs better when the data is normalized. If the data is not normalized prior to training a Random Forest classifier, all samples will be classified as ‘roof’. However, once the data is normalized, </w:t>
      </w:r>
      <w:r w:rsidR="007C498E">
        <w:rPr>
          <w:rFonts w:ascii="Times New Roman" w:eastAsia="Times New Roman" w:hAnsi="Times New Roman" w:cs="Times New Roman"/>
          <w:bCs/>
          <w:sz w:val="24"/>
          <w:szCs w:val="24"/>
        </w:rPr>
        <w:t xml:space="preserve">the model successfully predicts both classes. </w:t>
      </w:r>
    </w:p>
    <w:p w14:paraId="4D00BE25" w14:textId="248EB324" w:rsidR="00187E14" w:rsidRDefault="00187E14" w:rsidP="00187E14">
      <w:pPr>
        <w:jc w:val="center"/>
        <w:rPr>
          <w:rFonts w:ascii="Times New Roman" w:eastAsia="Times New Roman" w:hAnsi="Times New Roman" w:cs="Times New Roman"/>
          <w:b/>
          <w:sz w:val="24"/>
          <w:szCs w:val="24"/>
        </w:rPr>
      </w:pPr>
      <w:r>
        <w:rPr>
          <w:noProof/>
        </w:rPr>
        <w:drawing>
          <wp:inline distT="0" distB="0" distL="0" distR="0" wp14:anchorId="757B44FA" wp14:editId="75C4FF9A">
            <wp:extent cx="5943600" cy="25895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89530"/>
                    </a:xfrm>
                    <a:prstGeom prst="rect">
                      <a:avLst/>
                    </a:prstGeom>
                  </pic:spPr>
                </pic:pic>
              </a:graphicData>
            </a:graphic>
          </wp:inline>
        </w:drawing>
      </w:r>
    </w:p>
    <w:p w14:paraId="117B3549" w14:textId="52F2B9EB" w:rsidR="001E35F6" w:rsidRPr="001E35F6" w:rsidRDefault="001E35F6" w:rsidP="00187E14">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Figure 6: </w:t>
      </w:r>
    </w:p>
    <w:p w14:paraId="770B02DA" w14:textId="620487A1" w:rsidR="00A841CC" w:rsidRDefault="00A841CC" w:rsidP="00A841CC">
      <w:pPr>
        <w:pStyle w:val="ListParagraph"/>
        <w:numPr>
          <w:ilvl w:val="1"/>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Regularization results </w:t>
      </w:r>
    </w:p>
    <w:p w14:paraId="5446A935" w14:textId="361CFEFD" w:rsidR="00071C09" w:rsidRPr="001E35F6" w:rsidRDefault="007C498E" w:rsidP="001E35F6">
      <w:pPr>
        <w:ind w:lef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Unlike </w:t>
      </w:r>
      <w:r w:rsidR="00733B10">
        <w:rPr>
          <w:rFonts w:ascii="Times New Roman" w:eastAsia="Times New Roman" w:hAnsi="Times New Roman" w:cs="Times New Roman"/>
          <w:bCs/>
          <w:sz w:val="24"/>
          <w:szCs w:val="24"/>
        </w:rPr>
        <w:t xml:space="preserve">the logistic regression and SVM models, </w:t>
      </w:r>
      <w:proofErr w:type="spellStart"/>
      <w:r w:rsidR="00140C12">
        <w:rPr>
          <w:rFonts w:ascii="Times New Roman" w:eastAsia="Times New Roman" w:hAnsi="Times New Roman" w:cs="Times New Roman"/>
          <w:bCs/>
          <w:sz w:val="24"/>
          <w:szCs w:val="24"/>
        </w:rPr>
        <w:t>Randomized</w:t>
      </w:r>
      <w:r w:rsidR="00733B10">
        <w:rPr>
          <w:rFonts w:ascii="Times New Roman" w:eastAsia="Times New Roman" w:hAnsi="Times New Roman" w:cs="Times New Roman"/>
          <w:bCs/>
          <w:sz w:val="24"/>
          <w:szCs w:val="24"/>
        </w:rPr>
        <w:t>Search</w:t>
      </w:r>
      <w:proofErr w:type="spellEnd"/>
      <w:r w:rsidR="00733B10">
        <w:rPr>
          <w:rFonts w:ascii="Times New Roman" w:eastAsia="Times New Roman" w:hAnsi="Times New Roman" w:cs="Times New Roman"/>
          <w:bCs/>
          <w:sz w:val="24"/>
          <w:szCs w:val="24"/>
        </w:rPr>
        <w:t xml:space="preserve"> was performed on Random Forest models to optimize hyperparameters. </w:t>
      </w:r>
      <w:r w:rsidR="001E35F6">
        <w:rPr>
          <w:rFonts w:ascii="Times New Roman" w:eastAsia="Times New Roman" w:hAnsi="Times New Roman" w:cs="Times New Roman"/>
          <w:bCs/>
          <w:sz w:val="24"/>
          <w:szCs w:val="24"/>
        </w:rPr>
        <w:t xml:space="preserve">The </w:t>
      </w:r>
      <w:proofErr w:type="spellStart"/>
      <w:r w:rsidR="001E35F6">
        <w:rPr>
          <w:rFonts w:ascii="Times New Roman" w:eastAsia="Times New Roman" w:hAnsi="Times New Roman" w:cs="Times New Roman"/>
          <w:bCs/>
          <w:sz w:val="24"/>
          <w:szCs w:val="24"/>
        </w:rPr>
        <w:t>RandomizedSearch</w:t>
      </w:r>
      <w:proofErr w:type="spellEnd"/>
      <w:r w:rsidR="001E35F6">
        <w:rPr>
          <w:rFonts w:ascii="Times New Roman" w:eastAsia="Times New Roman" w:hAnsi="Times New Roman" w:cs="Times New Roman"/>
          <w:bCs/>
          <w:sz w:val="24"/>
          <w:szCs w:val="24"/>
        </w:rPr>
        <w:t xml:space="preserve"> algorithm choose</w:t>
      </w:r>
      <w:r w:rsidR="00CC4992">
        <w:rPr>
          <w:rFonts w:ascii="Times New Roman" w:eastAsia="Times New Roman" w:hAnsi="Times New Roman" w:cs="Times New Roman"/>
          <w:bCs/>
          <w:sz w:val="24"/>
          <w:szCs w:val="24"/>
        </w:rPr>
        <w:t>s</w:t>
      </w:r>
      <w:r w:rsidR="001E35F6">
        <w:rPr>
          <w:rFonts w:ascii="Times New Roman" w:eastAsia="Times New Roman" w:hAnsi="Times New Roman" w:cs="Times New Roman"/>
          <w:bCs/>
          <w:sz w:val="24"/>
          <w:szCs w:val="24"/>
        </w:rPr>
        <w:t xml:space="preserve"> random combinations of parameters from a user</w:t>
      </w:r>
      <w:r w:rsidR="00586F71">
        <w:rPr>
          <w:rFonts w:ascii="Times New Roman" w:eastAsia="Times New Roman" w:hAnsi="Times New Roman" w:cs="Times New Roman"/>
          <w:bCs/>
          <w:sz w:val="24"/>
          <w:szCs w:val="24"/>
        </w:rPr>
        <w:t>-</w:t>
      </w:r>
      <w:r w:rsidR="001E35F6">
        <w:rPr>
          <w:rFonts w:ascii="Times New Roman" w:eastAsia="Times New Roman" w:hAnsi="Times New Roman" w:cs="Times New Roman"/>
          <w:bCs/>
          <w:sz w:val="24"/>
          <w:szCs w:val="24"/>
        </w:rPr>
        <w:t xml:space="preserve">defined parameter grid and </w:t>
      </w:r>
      <w:r w:rsidR="00CC4992">
        <w:rPr>
          <w:rFonts w:ascii="Times New Roman" w:eastAsia="Times New Roman" w:hAnsi="Times New Roman" w:cs="Times New Roman"/>
          <w:bCs/>
          <w:sz w:val="24"/>
          <w:szCs w:val="24"/>
        </w:rPr>
        <w:t>outputs</w:t>
      </w:r>
      <w:r w:rsidR="001E35F6">
        <w:rPr>
          <w:rFonts w:ascii="Times New Roman" w:eastAsia="Times New Roman" w:hAnsi="Times New Roman" w:cs="Times New Roman"/>
          <w:bCs/>
          <w:sz w:val="24"/>
          <w:szCs w:val="24"/>
        </w:rPr>
        <w:t xml:space="preserve"> the best performing parameters. </w:t>
      </w:r>
      <w:r w:rsidR="001E35F6">
        <w:rPr>
          <w:rFonts w:ascii="Times New Roman" w:eastAsia="Times New Roman" w:hAnsi="Times New Roman" w:cs="Times New Roman"/>
          <w:sz w:val="24"/>
          <w:szCs w:val="24"/>
        </w:rPr>
        <w:t xml:space="preserve"> </w:t>
      </w:r>
    </w:p>
    <w:p w14:paraId="01E4B8E0" w14:textId="5219B2A1" w:rsidR="001E35F6" w:rsidRDefault="00CC4992" w:rsidP="001E35F6">
      <w:pPr>
        <w:spacing w:after="160" w:line="259" w:lineRule="auto"/>
        <w:jc w:val="center"/>
        <w:rPr>
          <w:rFonts w:ascii="Times New Roman" w:eastAsia="Times New Roman" w:hAnsi="Times New Roman" w:cs="Times New Roman"/>
          <w:b/>
          <w:sz w:val="24"/>
          <w:szCs w:val="24"/>
        </w:rPr>
      </w:pPr>
      <w:r>
        <w:rPr>
          <w:noProof/>
        </w:rPr>
        <w:drawing>
          <wp:inline distT="0" distB="0" distL="0" distR="0" wp14:anchorId="3EE6B051" wp14:editId="7FC4DE50">
            <wp:extent cx="5943600" cy="1734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34820"/>
                    </a:xfrm>
                    <a:prstGeom prst="rect">
                      <a:avLst/>
                    </a:prstGeom>
                  </pic:spPr>
                </pic:pic>
              </a:graphicData>
            </a:graphic>
          </wp:inline>
        </w:drawing>
      </w:r>
    </w:p>
    <w:p w14:paraId="530BD855" w14:textId="64B32B6E" w:rsidR="001E35F6" w:rsidRDefault="001E35F6" w:rsidP="001E35F6">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6</w:t>
      </w:r>
      <w:r>
        <w:rPr>
          <w:rFonts w:ascii="Times New Roman" w:eastAsia="Times New Roman" w:hAnsi="Times New Roman" w:cs="Times New Roman"/>
          <w:sz w:val="24"/>
          <w:szCs w:val="24"/>
        </w:rPr>
        <w:t>: Performance of a Random Forest model with normalization and varying degrees of regularization</w:t>
      </w:r>
      <w:r w:rsidR="00AF6B8D">
        <w:rPr>
          <w:rFonts w:ascii="Times New Roman" w:eastAsia="Times New Roman" w:hAnsi="Times New Roman" w:cs="Times New Roman"/>
          <w:sz w:val="24"/>
          <w:szCs w:val="24"/>
        </w:rPr>
        <w:t xml:space="preserve"> [12]</w:t>
      </w:r>
    </w:p>
    <w:p w14:paraId="6622DBF5" w14:textId="1A46EAB4" w:rsidR="00AF6B8D" w:rsidRDefault="001E35F6" w:rsidP="001E35F6">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AF6B8D">
        <w:rPr>
          <w:rFonts w:ascii="Times New Roman" w:eastAsia="Times New Roman" w:hAnsi="Times New Roman" w:cs="Times New Roman"/>
          <w:sz w:val="24"/>
          <w:szCs w:val="24"/>
        </w:rPr>
        <w:t xml:space="preserve">The parameter </w:t>
      </w:r>
      <w:proofErr w:type="spellStart"/>
      <w:r w:rsidR="00AF6B8D">
        <w:rPr>
          <w:rFonts w:ascii="Times New Roman" w:eastAsia="Times New Roman" w:hAnsi="Times New Roman" w:cs="Times New Roman"/>
          <w:sz w:val="24"/>
          <w:szCs w:val="24"/>
        </w:rPr>
        <w:t>n_estimators</w:t>
      </w:r>
      <w:proofErr w:type="spellEnd"/>
      <w:r w:rsidR="00AF6B8D">
        <w:rPr>
          <w:rFonts w:ascii="Times New Roman" w:eastAsia="Times New Roman" w:hAnsi="Times New Roman" w:cs="Times New Roman"/>
          <w:sz w:val="24"/>
          <w:szCs w:val="24"/>
        </w:rPr>
        <w:t xml:space="preserve">, or the number of trees in the forest, was set to a number between 10 and 200 for best practices. Limiting the number of trees in a forest reduces runtime and helps with reducing model complexity. </w:t>
      </w:r>
      <w:proofErr w:type="spellStart"/>
      <w:r w:rsidR="00AF6B8D">
        <w:rPr>
          <w:rFonts w:ascii="Times New Roman" w:eastAsia="Times New Roman" w:hAnsi="Times New Roman" w:cs="Times New Roman"/>
          <w:sz w:val="24"/>
          <w:szCs w:val="24"/>
        </w:rPr>
        <w:t>max_depth</w:t>
      </w:r>
      <w:proofErr w:type="spellEnd"/>
      <w:r w:rsidR="00AF6B8D">
        <w:rPr>
          <w:rFonts w:ascii="Times New Roman" w:eastAsia="Times New Roman" w:hAnsi="Times New Roman" w:cs="Times New Roman"/>
          <w:sz w:val="24"/>
          <w:szCs w:val="24"/>
        </w:rPr>
        <w:t xml:space="preserve"> explains the maximum depth of a tree in the random forest. </w:t>
      </w:r>
    </w:p>
    <w:p w14:paraId="5BBB77AC" w14:textId="78425D87" w:rsidR="001E35F6" w:rsidRDefault="00CC4992" w:rsidP="00AF6B8D">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best performing hyperparameters</w:t>
      </w:r>
      <w:r w:rsidR="004777A8">
        <w:rPr>
          <w:rFonts w:ascii="Times New Roman" w:eastAsia="Times New Roman" w:hAnsi="Times New Roman" w:cs="Times New Roman"/>
          <w:sz w:val="24"/>
          <w:szCs w:val="24"/>
        </w:rPr>
        <w:t xml:space="preserve"> (as found from </w:t>
      </w:r>
      <w:proofErr w:type="spellStart"/>
      <w:r w:rsidR="004777A8">
        <w:rPr>
          <w:rFonts w:ascii="Times New Roman" w:eastAsia="Times New Roman" w:hAnsi="Times New Roman" w:cs="Times New Roman"/>
          <w:sz w:val="24"/>
          <w:szCs w:val="24"/>
        </w:rPr>
        <w:t>RandomizedSearch</w:t>
      </w:r>
      <w:proofErr w:type="spellEnd"/>
      <w:r w:rsidR="004777A8">
        <w:rPr>
          <w:rFonts w:ascii="Times New Roman" w:eastAsia="Times New Roman" w:hAnsi="Times New Roman" w:cs="Times New Roman"/>
          <w:sz w:val="24"/>
          <w:szCs w:val="24"/>
        </w:rPr>
        <w:t>) w</w:t>
      </w:r>
      <w:r w:rsidR="00586F71">
        <w:rPr>
          <w:rFonts w:ascii="Times New Roman" w:eastAsia="Times New Roman" w:hAnsi="Times New Roman" w:cs="Times New Roman"/>
          <w:sz w:val="24"/>
          <w:szCs w:val="24"/>
        </w:rPr>
        <w:t xml:space="preserve">ere </w:t>
      </w:r>
      <w:r w:rsidR="004777A8">
        <w:rPr>
          <w:rFonts w:ascii="Times New Roman" w:eastAsia="Times New Roman" w:hAnsi="Times New Roman" w:cs="Times New Roman"/>
          <w:sz w:val="24"/>
          <w:szCs w:val="24"/>
        </w:rPr>
        <w:t>determined to have 56 trees, with a maximum tree depth of 14. The feature importance for each attribute i</w:t>
      </w:r>
      <w:r w:rsidR="00687F96">
        <w:rPr>
          <w:rFonts w:ascii="Times New Roman" w:eastAsia="Times New Roman" w:hAnsi="Times New Roman" w:cs="Times New Roman"/>
          <w:sz w:val="24"/>
          <w:szCs w:val="24"/>
        </w:rPr>
        <w:t xml:space="preserve">s shown in Figure 7. </w:t>
      </w:r>
      <w:r w:rsidR="00F052B2">
        <w:rPr>
          <w:rFonts w:ascii="Times New Roman" w:eastAsia="Times New Roman" w:hAnsi="Times New Roman" w:cs="Times New Roman"/>
          <w:sz w:val="24"/>
          <w:szCs w:val="24"/>
        </w:rPr>
        <w:t xml:space="preserve">The feature importance </w:t>
      </w:r>
      <w:r w:rsidR="00BB16DF">
        <w:rPr>
          <w:rFonts w:ascii="Times New Roman" w:eastAsia="Times New Roman" w:hAnsi="Times New Roman" w:cs="Times New Roman"/>
          <w:sz w:val="24"/>
          <w:szCs w:val="24"/>
        </w:rPr>
        <w:t>signifies</w:t>
      </w:r>
      <w:r w:rsidR="00F052B2">
        <w:rPr>
          <w:rFonts w:ascii="Times New Roman" w:eastAsia="Times New Roman" w:hAnsi="Times New Roman" w:cs="Times New Roman"/>
          <w:sz w:val="24"/>
          <w:szCs w:val="24"/>
        </w:rPr>
        <w:t xml:space="preserve"> how much contribution an attribute carries to determining the classification of an object. As noted in the chart, </w:t>
      </w:r>
    </w:p>
    <w:p w14:paraId="501B3545" w14:textId="58A19963" w:rsidR="00687F96" w:rsidRDefault="00687F96" w:rsidP="00687F96">
      <w:pPr>
        <w:spacing w:after="160" w:line="259" w:lineRule="auto"/>
        <w:jc w:val="center"/>
        <w:rPr>
          <w:rFonts w:ascii="Times New Roman" w:eastAsia="Times New Roman" w:hAnsi="Times New Roman" w:cs="Times New Roman"/>
          <w:b/>
          <w:sz w:val="24"/>
          <w:szCs w:val="24"/>
        </w:rPr>
      </w:pPr>
      <w:r>
        <w:rPr>
          <w:noProof/>
        </w:rPr>
        <w:drawing>
          <wp:inline distT="0" distB="0" distL="0" distR="0" wp14:anchorId="7FCB9B18" wp14:editId="3C8BC216">
            <wp:extent cx="3690273" cy="2385334"/>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50" t="4860" r="5376"/>
                    <a:stretch/>
                  </pic:blipFill>
                  <pic:spPr bwMode="auto">
                    <a:xfrm>
                      <a:off x="0" y="0"/>
                      <a:ext cx="3699804" cy="2391495"/>
                    </a:xfrm>
                    <a:prstGeom prst="rect">
                      <a:avLst/>
                    </a:prstGeom>
                    <a:ln>
                      <a:noFill/>
                    </a:ln>
                    <a:extLst>
                      <a:ext uri="{53640926-AAD7-44D8-BBD7-CCE9431645EC}">
                        <a14:shadowObscured xmlns:a14="http://schemas.microsoft.com/office/drawing/2010/main"/>
                      </a:ext>
                    </a:extLst>
                  </pic:spPr>
                </pic:pic>
              </a:graphicData>
            </a:graphic>
          </wp:inline>
        </w:drawing>
      </w:r>
    </w:p>
    <w:p w14:paraId="79A4A176" w14:textId="3B6EF453" w:rsidR="00687F96" w:rsidRDefault="00687F96" w:rsidP="00687F96">
      <w:pPr>
        <w:spacing w:after="160" w:line="259"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Figure 7: Random Forest feature importance of attributes for classifying Doors vs </w:t>
      </w:r>
      <w:proofErr w:type="gramStart"/>
      <w:r>
        <w:rPr>
          <w:rFonts w:ascii="Times New Roman" w:eastAsia="Times New Roman" w:hAnsi="Times New Roman" w:cs="Times New Roman"/>
          <w:bCs/>
          <w:sz w:val="24"/>
          <w:szCs w:val="24"/>
        </w:rPr>
        <w:t>Roofs</w:t>
      </w:r>
      <w:proofErr w:type="gramEnd"/>
    </w:p>
    <w:p w14:paraId="2A9FE4B4" w14:textId="390821FE" w:rsidR="00687F96" w:rsidRDefault="00687F96" w:rsidP="00687F96">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Door vs Window</w:t>
      </w:r>
    </w:p>
    <w:p w14:paraId="080CDECD" w14:textId="3C7A8C25" w:rsidR="00687F96" w:rsidRDefault="00687F96" w:rsidP="00687F96">
      <w:pPr>
        <w:pStyle w:val="ListParagraph"/>
        <w:numPr>
          <w:ilvl w:val="0"/>
          <w:numId w:val="3"/>
        </w:num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Logistic Regression </w:t>
      </w:r>
    </w:p>
    <w:p w14:paraId="445F3DAF" w14:textId="13BF18C6" w:rsidR="00687F96" w:rsidRDefault="00687F96" w:rsidP="00687F96">
      <w:pPr>
        <w:pStyle w:val="ListParagraph"/>
        <w:numPr>
          <w:ilvl w:val="1"/>
          <w:numId w:val="3"/>
        </w:num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Normalization Results</w:t>
      </w:r>
    </w:p>
    <w:p w14:paraId="252610F7" w14:textId="78F46F02" w:rsidR="00687F96" w:rsidRDefault="00EC3DE0" w:rsidP="00687F96">
      <w:pPr>
        <w:spacing w:after="160" w:line="259" w:lineRule="auto"/>
        <w:ind w:left="108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logistic regression model performs better when normalization is added to the data. As seen in Figure 8, the model predicts only one ‘door’ for each record that is fed into the model. With normalization, this model achieved an accuracy of 0.971 while predicting both ‘door’ and ‘window’ classes. </w:t>
      </w:r>
      <w:r w:rsidR="00D512C6">
        <w:rPr>
          <w:rFonts w:ascii="Times New Roman" w:eastAsia="Times New Roman" w:hAnsi="Times New Roman" w:cs="Times New Roman"/>
          <w:bCs/>
          <w:sz w:val="24"/>
          <w:szCs w:val="24"/>
        </w:rPr>
        <w:t xml:space="preserve">From these results, normalization should be used in future models. </w:t>
      </w:r>
    </w:p>
    <w:p w14:paraId="15D03CE2" w14:textId="5E56996F" w:rsidR="00EC3DE0" w:rsidRDefault="00AF6B8D" w:rsidP="00AF6B8D">
      <w:pPr>
        <w:spacing w:after="160" w:line="259" w:lineRule="auto"/>
        <w:rPr>
          <w:rFonts w:ascii="Times New Roman" w:eastAsia="Times New Roman" w:hAnsi="Times New Roman" w:cs="Times New Roman"/>
          <w:bCs/>
          <w:sz w:val="24"/>
          <w:szCs w:val="24"/>
        </w:rPr>
      </w:pPr>
      <w:r>
        <w:rPr>
          <w:noProof/>
        </w:rPr>
        <w:drawing>
          <wp:inline distT="0" distB="0" distL="0" distR="0" wp14:anchorId="3B493175" wp14:editId="24C4CDDD">
            <wp:extent cx="5943600" cy="2417445"/>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8"/>
                    <a:stretch>
                      <a:fillRect/>
                    </a:stretch>
                  </pic:blipFill>
                  <pic:spPr>
                    <a:xfrm>
                      <a:off x="0" y="0"/>
                      <a:ext cx="5943600" cy="2417445"/>
                    </a:xfrm>
                    <a:prstGeom prst="rect">
                      <a:avLst/>
                    </a:prstGeom>
                  </pic:spPr>
                </pic:pic>
              </a:graphicData>
            </a:graphic>
          </wp:inline>
        </w:drawing>
      </w:r>
    </w:p>
    <w:p w14:paraId="2413E701" w14:textId="6C0ADEE5" w:rsidR="00D512C6" w:rsidRPr="00687F96" w:rsidRDefault="00D512C6" w:rsidP="00687F96">
      <w:pPr>
        <w:spacing w:after="160" w:line="259" w:lineRule="auto"/>
        <w:ind w:left="108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Figure 8: Confusion Matrices of Normalized vs Non-Normalized Logistic Regression models for predicting ‘door’ vs ‘</w:t>
      </w:r>
      <w:proofErr w:type="gramStart"/>
      <w:r>
        <w:rPr>
          <w:rFonts w:ascii="Times New Roman" w:eastAsia="Times New Roman" w:hAnsi="Times New Roman" w:cs="Times New Roman"/>
          <w:bCs/>
          <w:sz w:val="24"/>
          <w:szCs w:val="24"/>
        </w:rPr>
        <w:t>window</w:t>
      </w:r>
      <w:proofErr w:type="gramEnd"/>
      <w:r>
        <w:rPr>
          <w:rFonts w:ascii="Times New Roman" w:eastAsia="Times New Roman" w:hAnsi="Times New Roman" w:cs="Times New Roman"/>
          <w:bCs/>
          <w:sz w:val="24"/>
          <w:szCs w:val="24"/>
        </w:rPr>
        <w:t>’</w:t>
      </w:r>
    </w:p>
    <w:p w14:paraId="04DC5540" w14:textId="440F5A93" w:rsidR="00687F96" w:rsidRDefault="00D512C6" w:rsidP="00687F96">
      <w:pPr>
        <w:pStyle w:val="ListParagraph"/>
        <w:numPr>
          <w:ilvl w:val="1"/>
          <w:numId w:val="3"/>
        </w:num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Regularization Results</w:t>
      </w:r>
    </w:p>
    <w:p w14:paraId="1C129E09" w14:textId="218B7900" w:rsidR="00D512C6" w:rsidRDefault="00D512C6" w:rsidP="00D512C6">
      <w:pPr>
        <w:spacing w:after="160" w:line="259" w:lineRule="auto"/>
        <w:ind w:left="108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Moderate amounts of regularization were added to the logistic regression model. The results are shown in Table 7. All c-values greater than 1 led to the same accuracy rate of 0.973, so the optimal c-value in this scenario would be c = 1. </w:t>
      </w:r>
    </w:p>
    <w:tbl>
      <w:tblPr>
        <w:tblStyle w:val="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512C6" w14:paraId="2BE442DC" w14:textId="77777777" w:rsidTr="00157D80">
        <w:tc>
          <w:tcPr>
            <w:tcW w:w="4680" w:type="dxa"/>
            <w:shd w:val="clear" w:color="auto" w:fill="auto"/>
            <w:tcMar>
              <w:top w:w="100" w:type="dxa"/>
              <w:left w:w="100" w:type="dxa"/>
              <w:bottom w:w="100" w:type="dxa"/>
              <w:right w:w="100" w:type="dxa"/>
            </w:tcMar>
          </w:tcPr>
          <w:p w14:paraId="6CD7DAC2" w14:textId="77777777" w:rsidR="00D512C6" w:rsidRPr="00DE39FB" w:rsidRDefault="00D512C6" w:rsidP="00157D80">
            <w:pPr>
              <w:pStyle w:val="ListParagraph"/>
              <w:widowControl w:val="0"/>
              <w:spacing w:line="240" w:lineRule="auto"/>
              <w:jc w:val="center"/>
              <w:rPr>
                <w:rFonts w:ascii="Times New Roman" w:eastAsia="Times New Roman" w:hAnsi="Times New Roman" w:cs="Times New Roman"/>
                <w:sz w:val="24"/>
                <w:szCs w:val="24"/>
              </w:rPr>
            </w:pPr>
            <w:r w:rsidRPr="00DE39FB">
              <w:rPr>
                <w:rFonts w:ascii="Times New Roman" w:eastAsia="Times New Roman" w:hAnsi="Times New Roman" w:cs="Times New Roman"/>
                <w:sz w:val="24"/>
                <w:szCs w:val="24"/>
              </w:rPr>
              <w:t>c-value</w:t>
            </w:r>
          </w:p>
        </w:tc>
        <w:tc>
          <w:tcPr>
            <w:tcW w:w="4680" w:type="dxa"/>
            <w:shd w:val="clear" w:color="auto" w:fill="auto"/>
            <w:tcMar>
              <w:top w:w="100" w:type="dxa"/>
              <w:left w:w="100" w:type="dxa"/>
              <w:bottom w:w="100" w:type="dxa"/>
              <w:right w:w="100" w:type="dxa"/>
            </w:tcMar>
          </w:tcPr>
          <w:p w14:paraId="2FF02C67" w14:textId="77F44741" w:rsidR="00D512C6" w:rsidRDefault="00D512C6" w:rsidP="00157D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rate</w:t>
            </w:r>
            <w:r w:rsidR="009E6B9F">
              <w:rPr>
                <w:rFonts w:ascii="Times New Roman" w:eastAsia="Times New Roman" w:hAnsi="Times New Roman" w:cs="Times New Roman"/>
                <w:sz w:val="24"/>
                <w:szCs w:val="24"/>
              </w:rPr>
              <w:t xml:space="preserve"> – Linear Kernel</w:t>
            </w:r>
          </w:p>
        </w:tc>
      </w:tr>
      <w:tr w:rsidR="00D512C6" w14:paraId="4B9A1F7A" w14:textId="77777777" w:rsidTr="00157D80">
        <w:tc>
          <w:tcPr>
            <w:tcW w:w="4680" w:type="dxa"/>
            <w:shd w:val="clear" w:color="auto" w:fill="auto"/>
            <w:tcMar>
              <w:top w:w="100" w:type="dxa"/>
              <w:left w:w="100" w:type="dxa"/>
              <w:bottom w:w="100" w:type="dxa"/>
              <w:right w:w="100" w:type="dxa"/>
            </w:tcMar>
          </w:tcPr>
          <w:p w14:paraId="6EE5CAC9" w14:textId="77777777" w:rsidR="00D512C6" w:rsidRDefault="00D512C6" w:rsidP="00157D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0.001</w:t>
            </w:r>
          </w:p>
        </w:tc>
        <w:tc>
          <w:tcPr>
            <w:tcW w:w="4680" w:type="dxa"/>
            <w:shd w:val="clear" w:color="auto" w:fill="auto"/>
            <w:tcMar>
              <w:top w:w="100" w:type="dxa"/>
              <w:left w:w="100" w:type="dxa"/>
              <w:bottom w:w="100" w:type="dxa"/>
              <w:right w:w="100" w:type="dxa"/>
            </w:tcMar>
          </w:tcPr>
          <w:p w14:paraId="00A16B32" w14:textId="41AF1EA3" w:rsidR="00D512C6" w:rsidRDefault="00D512C6" w:rsidP="00157D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950</w:t>
            </w:r>
          </w:p>
        </w:tc>
      </w:tr>
      <w:tr w:rsidR="00D512C6" w14:paraId="2319832B" w14:textId="77777777" w:rsidTr="00157D80">
        <w:tc>
          <w:tcPr>
            <w:tcW w:w="4680" w:type="dxa"/>
            <w:shd w:val="clear" w:color="auto" w:fill="auto"/>
            <w:tcMar>
              <w:top w:w="100" w:type="dxa"/>
              <w:left w:w="100" w:type="dxa"/>
              <w:bottom w:w="100" w:type="dxa"/>
              <w:right w:w="100" w:type="dxa"/>
            </w:tcMar>
          </w:tcPr>
          <w:p w14:paraId="72B65BA4" w14:textId="77777777" w:rsidR="00D512C6" w:rsidRDefault="00D512C6" w:rsidP="00157D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4680" w:type="dxa"/>
            <w:shd w:val="clear" w:color="auto" w:fill="auto"/>
            <w:tcMar>
              <w:top w:w="100" w:type="dxa"/>
              <w:left w:w="100" w:type="dxa"/>
              <w:bottom w:w="100" w:type="dxa"/>
              <w:right w:w="100" w:type="dxa"/>
            </w:tcMar>
          </w:tcPr>
          <w:p w14:paraId="58E6A374" w14:textId="29C9CF6C" w:rsidR="00D512C6" w:rsidRDefault="00D512C6" w:rsidP="00157D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964</w:t>
            </w:r>
          </w:p>
        </w:tc>
      </w:tr>
      <w:tr w:rsidR="00D512C6" w14:paraId="38C53E4D" w14:textId="77777777" w:rsidTr="00157D80">
        <w:tc>
          <w:tcPr>
            <w:tcW w:w="4680" w:type="dxa"/>
            <w:shd w:val="clear" w:color="auto" w:fill="auto"/>
            <w:tcMar>
              <w:top w:w="100" w:type="dxa"/>
              <w:left w:w="100" w:type="dxa"/>
              <w:bottom w:w="100" w:type="dxa"/>
              <w:right w:w="100" w:type="dxa"/>
            </w:tcMar>
          </w:tcPr>
          <w:p w14:paraId="24C9BCEC" w14:textId="77777777" w:rsidR="00D512C6" w:rsidRDefault="00D512C6" w:rsidP="00157D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4680" w:type="dxa"/>
            <w:shd w:val="clear" w:color="auto" w:fill="auto"/>
            <w:tcMar>
              <w:top w:w="100" w:type="dxa"/>
              <w:left w:w="100" w:type="dxa"/>
              <w:bottom w:w="100" w:type="dxa"/>
              <w:right w:w="100" w:type="dxa"/>
            </w:tcMar>
          </w:tcPr>
          <w:p w14:paraId="6A617B54" w14:textId="4FFC7388" w:rsidR="00D512C6" w:rsidRDefault="00D512C6" w:rsidP="00157D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971</w:t>
            </w:r>
          </w:p>
        </w:tc>
      </w:tr>
      <w:tr w:rsidR="00D512C6" w14:paraId="60A4541F" w14:textId="77777777" w:rsidTr="00157D80">
        <w:tc>
          <w:tcPr>
            <w:tcW w:w="4680" w:type="dxa"/>
            <w:shd w:val="clear" w:color="auto" w:fill="auto"/>
            <w:tcMar>
              <w:top w:w="100" w:type="dxa"/>
              <w:left w:w="100" w:type="dxa"/>
              <w:bottom w:w="100" w:type="dxa"/>
              <w:right w:w="100" w:type="dxa"/>
            </w:tcMar>
          </w:tcPr>
          <w:p w14:paraId="01F3E253" w14:textId="77777777" w:rsidR="00D512C6" w:rsidRDefault="00D512C6" w:rsidP="00157D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680" w:type="dxa"/>
            <w:shd w:val="clear" w:color="auto" w:fill="auto"/>
            <w:tcMar>
              <w:top w:w="100" w:type="dxa"/>
              <w:left w:w="100" w:type="dxa"/>
              <w:bottom w:w="100" w:type="dxa"/>
              <w:right w:w="100" w:type="dxa"/>
            </w:tcMar>
          </w:tcPr>
          <w:p w14:paraId="043E2F2C" w14:textId="587B5B92" w:rsidR="00D512C6" w:rsidRDefault="00D512C6" w:rsidP="00157D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973</w:t>
            </w:r>
          </w:p>
        </w:tc>
      </w:tr>
      <w:tr w:rsidR="00D512C6" w14:paraId="6FF5232B" w14:textId="77777777" w:rsidTr="00157D80">
        <w:tc>
          <w:tcPr>
            <w:tcW w:w="4680" w:type="dxa"/>
            <w:shd w:val="clear" w:color="auto" w:fill="auto"/>
            <w:tcMar>
              <w:top w:w="100" w:type="dxa"/>
              <w:left w:w="100" w:type="dxa"/>
              <w:bottom w:w="100" w:type="dxa"/>
              <w:right w:w="100" w:type="dxa"/>
            </w:tcMar>
          </w:tcPr>
          <w:p w14:paraId="1B3C0F62" w14:textId="77777777" w:rsidR="00D512C6" w:rsidRDefault="00D512C6" w:rsidP="00157D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4680" w:type="dxa"/>
            <w:shd w:val="clear" w:color="auto" w:fill="auto"/>
            <w:tcMar>
              <w:top w:w="100" w:type="dxa"/>
              <w:left w:w="100" w:type="dxa"/>
              <w:bottom w:w="100" w:type="dxa"/>
              <w:right w:w="100" w:type="dxa"/>
            </w:tcMar>
          </w:tcPr>
          <w:p w14:paraId="6A26DCE5" w14:textId="7DEBB01B" w:rsidR="00D512C6" w:rsidRDefault="00D512C6" w:rsidP="00157D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r>
              <w:rPr>
                <w:rFonts w:ascii="Times New Roman" w:eastAsia="Times New Roman" w:hAnsi="Times New Roman" w:cs="Times New Roman"/>
                <w:sz w:val="24"/>
                <w:szCs w:val="24"/>
              </w:rPr>
              <w:t>73</w:t>
            </w:r>
          </w:p>
        </w:tc>
      </w:tr>
      <w:tr w:rsidR="00D512C6" w14:paraId="71D7AF9A" w14:textId="77777777" w:rsidTr="00157D80">
        <w:tc>
          <w:tcPr>
            <w:tcW w:w="4680" w:type="dxa"/>
            <w:shd w:val="clear" w:color="auto" w:fill="auto"/>
            <w:tcMar>
              <w:top w:w="100" w:type="dxa"/>
              <w:left w:w="100" w:type="dxa"/>
              <w:bottom w:w="100" w:type="dxa"/>
              <w:right w:w="100" w:type="dxa"/>
            </w:tcMar>
          </w:tcPr>
          <w:p w14:paraId="2A530AA1" w14:textId="77777777" w:rsidR="00D512C6" w:rsidRDefault="00D512C6" w:rsidP="00157D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4680" w:type="dxa"/>
            <w:shd w:val="clear" w:color="auto" w:fill="auto"/>
            <w:tcMar>
              <w:top w:w="100" w:type="dxa"/>
              <w:left w:w="100" w:type="dxa"/>
              <w:bottom w:w="100" w:type="dxa"/>
              <w:right w:w="100" w:type="dxa"/>
            </w:tcMar>
          </w:tcPr>
          <w:p w14:paraId="4ECB8C71" w14:textId="6F0298C8" w:rsidR="00D512C6" w:rsidRDefault="00D512C6" w:rsidP="00157D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r>
              <w:rPr>
                <w:rFonts w:ascii="Times New Roman" w:eastAsia="Times New Roman" w:hAnsi="Times New Roman" w:cs="Times New Roman"/>
                <w:sz w:val="24"/>
                <w:szCs w:val="24"/>
              </w:rPr>
              <w:t>73</w:t>
            </w:r>
          </w:p>
        </w:tc>
      </w:tr>
    </w:tbl>
    <w:p w14:paraId="52464527" w14:textId="376CB810" w:rsidR="00D512C6" w:rsidRDefault="00D512C6" w:rsidP="00D512C6">
      <w:pPr>
        <w:spacing w:after="160" w:line="259"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Table 7: Accuracy rates of using a logistic regression model with varying degrees of regularization. </w:t>
      </w:r>
    </w:p>
    <w:p w14:paraId="60DDFF4C" w14:textId="5D65EFFD" w:rsidR="00D512C6" w:rsidRPr="00D512C6" w:rsidRDefault="00D512C6" w:rsidP="00D512C6">
      <w:pPr>
        <w:pStyle w:val="ListParagraph"/>
        <w:numPr>
          <w:ilvl w:val="0"/>
          <w:numId w:val="3"/>
        </w:numPr>
        <w:spacing w:after="160" w:line="259" w:lineRule="auto"/>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SVM </w:t>
      </w:r>
    </w:p>
    <w:p w14:paraId="2AB4B672" w14:textId="161CC9BB" w:rsidR="00D512C6" w:rsidRPr="00E82655" w:rsidRDefault="00D512C6" w:rsidP="00D512C6">
      <w:pPr>
        <w:pStyle w:val="ListParagraph"/>
        <w:numPr>
          <w:ilvl w:val="1"/>
          <w:numId w:val="3"/>
        </w:numPr>
        <w:spacing w:after="160" w:line="259" w:lineRule="auto"/>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Normalization </w:t>
      </w:r>
    </w:p>
    <w:p w14:paraId="6973C8BF" w14:textId="071C1A66" w:rsidR="00E82655" w:rsidRDefault="00E82655" w:rsidP="00E82655">
      <w:pPr>
        <w:pStyle w:val="ListParagraph"/>
        <w:spacing w:after="160" w:line="259" w:lineRule="auto"/>
        <w:rPr>
          <w:rFonts w:ascii="Times New Roman" w:eastAsia="Times New Roman" w:hAnsi="Times New Roman" w:cs="Times New Roman"/>
          <w:bCs/>
          <w:sz w:val="24"/>
          <w:szCs w:val="24"/>
        </w:rPr>
      </w:pPr>
      <w:r w:rsidRPr="00E82655">
        <w:rPr>
          <w:rFonts w:ascii="Times New Roman" w:eastAsia="Times New Roman" w:hAnsi="Times New Roman" w:cs="Times New Roman"/>
          <w:bCs/>
          <w:sz w:val="24"/>
          <w:szCs w:val="24"/>
        </w:rPr>
        <w:t xml:space="preserve">As shown by the confusion matrices in Figure 9, normalization </w:t>
      </w:r>
      <w:proofErr w:type="gramStart"/>
      <w:r w:rsidRPr="00E82655">
        <w:rPr>
          <w:rFonts w:ascii="Times New Roman" w:eastAsia="Times New Roman" w:hAnsi="Times New Roman" w:cs="Times New Roman"/>
          <w:bCs/>
          <w:sz w:val="24"/>
          <w:szCs w:val="24"/>
        </w:rPr>
        <w:t>is able to</w:t>
      </w:r>
      <w:proofErr w:type="gramEnd"/>
      <w:r w:rsidRPr="00E82655">
        <w:rPr>
          <w:rFonts w:ascii="Times New Roman" w:eastAsia="Times New Roman" w:hAnsi="Times New Roman" w:cs="Times New Roman"/>
          <w:bCs/>
          <w:sz w:val="24"/>
          <w:szCs w:val="24"/>
        </w:rPr>
        <w:t xml:space="preserve"> help scale the data such that both ‘door’ and ‘window’ classes will be predicted. Since normalization </w:t>
      </w:r>
      <w:proofErr w:type="gramStart"/>
      <w:r w:rsidRPr="00E82655">
        <w:rPr>
          <w:rFonts w:ascii="Times New Roman" w:eastAsia="Times New Roman" w:hAnsi="Times New Roman" w:cs="Times New Roman"/>
          <w:bCs/>
          <w:sz w:val="24"/>
          <w:szCs w:val="24"/>
        </w:rPr>
        <w:t>is able to</w:t>
      </w:r>
      <w:proofErr w:type="gramEnd"/>
      <w:r w:rsidRPr="00E82655">
        <w:rPr>
          <w:rFonts w:ascii="Times New Roman" w:eastAsia="Times New Roman" w:hAnsi="Times New Roman" w:cs="Times New Roman"/>
          <w:bCs/>
          <w:sz w:val="24"/>
          <w:szCs w:val="24"/>
        </w:rPr>
        <w:t xml:space="preserve"> help improve model performance, all SVM models will incorporate the use of normalization. </w:t>
      </w:r>
    </w:p>
    <w:p w14:paraId="5C2D7679" w14:textId="4B16372D" w:rsidR="00E82655" w:rsidRDefault="00E82655" w:rsidP="00E82655">
      <w:pPr>
        <w:pStyle w:val="ListParagraph"/>
        <w:spacing w:after="160" w:line="259" w:lineRule="auto"/>
        <w:rPr>
          <w:rFonts w:ascii="Times New Roman" w:eastAsia="Times New Roman" w:hAnsi="Times New Roman" w:cs="Times New Roman"/>
          <w:bCs/>
          <w:sz w:val="24"/>
          <w:szCs w:val="24"/>
        </w:rPr>
      </w:pPr>
      <w:r>
        <w:rPr>
          <w:noProof/>
        </w:rPr>
        <w:drawing>
          <wp:inline distT="0" distB="0" distL="0" distR="0" wp14:anchorId="77698EFE" wp14:editId="1A2F2FEE">
            <wp:extent cx="5383039" cy="2068099"/>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9"/>
                    <a:stretch>
                      <a:fillRect/>
                    </a:stretch>
                  </pic:blipFill>
                  <pic:spPr>
                    <a:xfrm>
                      <a:off x="0" y="0"/>
                      <a:ext cx="5387525" cy="2069822"/>
                    </a:xfrm>
                    <a:prstGeom prst="rect">
                      <a:avLst/>
                    </a:prstGeom>
                  </pic:spPr>
                </pic:pic>
              </a:graphicData>
            </a:graphic>
          </wp:inline>
        </w:drawing>
      </w:r>
    </w:p>
    <w:p w14:paraId="2E4F943D" w14:textId="49C7316C" w:rsidR="00967D72" w:rsidRPr="00E82655" w:rsidRDefault="00967D72" w:rsidP="00E82655">
      <w:pPr>
        <w:pStyle w:val="ListParagraph"/>
        <w:spacing w:after="160" w:line="259"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9: Confusion matrices for a</w:t>
      </w:r>
      <w:r w:rsidR="00586F71">
        <w:rPr>
          <w:rFonts w:ascii="Times New Roman" w:eastAsia="Times New Roman" w:hAnsi="Times New Roman" w:cs="Times New Roman"/>
          <w:bCs/>
          <w:sz w:val="24"/>
          <w:szCs w:val="24"/>
        </w:rPr>
        <w:t>n</w:t>
      </w:r>
      <w:r>
        <w:rPr>
          <w:rFonts w:ascii="Times New Roman" w:eastAsia="Times New Roman" w:hAnsi="Times New Roman" w:cs="Times New Roman"/>
          <w:bCs/>
          <w:sz w:val="24"/>
          <w:szCs w:val="24"/>
        </w:rPr>
        <w:t xml:space="preserve"> SVM with a linear kernel to classify doors and windows. </w:t>
      </w:r>
    </w:p>
    <w:p w14:paraId="5B45CD00" w14:textId="332D39D1" w:rsidR="00E82655" w:rsidRPr="00B05E7A" w:rsidRDefault="00E82655" w:rsidP="00D512C6">
      <w:pPr>
        <w:pStyle w:val="ListParagraph"/>
        <w:numPr>
          <w:ilvl w:val="1"/>
          <w:numId w:val="3"/>
        </w:numPr>
        <w:spacing w:after="160" w:line="259" w:lineRule="auto"/>
        <w:rPr>
          <w:rFonts w:ascii="Times New Roman" w:eastAsia="Times New Roman" w:hAnsi="Times New Roman" w:cs="Times New Roman"/>
          <w:bCs/>
          <w:sz w:val="24"/>
          <w:szCs w:val="24"/>
        </w:rPr>
      </w:pPr>
      <w:r>
        <w:rPr>
          <w:rFonts w:ascii="Times New Roman" w:eastAsia="Times New Roman" w:hAnsi="Times New Roman" w:cs="Times New Roman"/>
          <w:b/>
          <w:sz w:val="24"/>
          <w:szCs w:val="24"/>
        </w:rPr>
        <w:t>Regularization</w:t>
      </w:r>
    </w:p>
    <w:p w14:paraId="690FE15D" w14:textId="123DA638" w:rsidR="00B05E7A" w:rsidRPr="00B05E7A" w:rsidRDefault="00B05E7A" w:rsidP="00B05E7A">
      <w:pPr>
        <w:spacing w:after="160" w:line="259" w:lineRule="auto"/>
        <w:ind w:lef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The ideal c-value that should be used for the SVM model is c = 1, which presents an accuracy rate of 0.975. We see that all c-values larger than 1 produce the same accuracy scores. </w:t>
      </w:r>
    </w:p>
    <w:tbl>
      <w:tblPr>
        <w:tblStyle w:val="2"/>
        <w:tblW w:w="10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8"/>
        <w:gridCol w:w="2319"/>
        <w:gridCol w:w="2748"/>
        <w:gridCol w:w="2265"/>
        <w:gridCol w:w="2520"/>
      </w:tblGrid>
      <w:tr w:rsidR="00533AF1" w:rsidRPr="00533AF1" w14:paraId="4D272573" w14:textId="77777777" w:rsidTr="00157D80">
        <w:trPr>
          <w:trHeight w:val="239"/>
        </w:trPr>
        <w:tc>
          <w:tcPr>
            <w:tcW w:w="868" w:type="dxa"/>
            <w:shd w:val="clear" w:color="auto" w:fill="auto"/>
            <w:tcMar>
              <w:top w:w="100" w:type="dxa"/>
              <w:left w:w="100" w:type="dxa"/>
              <w:bottom w:w="100" w:type="dxa"/>
              <w:right w:w="100" w:type="dxa"/>
            </w:tcMar>
          </w:tcPr>
          <w:p w14:paraId="7776A777" w14:textId="77777777" w:rsidR="00533AF1" w:rsidRPr="00533AF1" w:rsidRDefault="00533AF1" w:rsidP="00157D80">
            <w:pPr>
              <w:widowControl w:val="0"/>
              <w:spacing w:line="240" w:lineRule="auto"/>
              <w:rPr>
                <w:rFonts w:ascii="Times New Roman" w:eastAsia="Times New Roman" w:hAnsi="Times New Roman" w:cs="Times New Roman"/>
                <w:sz w:val="24"/>
                <w:szCs w:val="24"/>
              </w:rPr>
            </w:pPr>
            <w:r w:rsidRPr="00533AF1">
              <w:rPr>
                <w:rFonts w:ascii="Times New Roman" w:eastAsia="Times New Roman" w:hAnsi="Times New Roman" w:cs="Times New Roman"/>
                <w:sz w:val="24"/>
                <w:szCs w:val="24"/>
              </w:rPr>
              <w:t>c-value</w:t>
            </w:r>
          </w:p>
        </w:tc>
        <w:tc>
          <w:tcPr>
            <w:tcW w:w="2319" w:type="dxa"/>
          </w:tcPr>
          <w:p w14:paraId="1E037F29" w14:textId="77777777" w:rsidR="00533AF1" w:rsidRDefault="00533AF1" w:rsidP="00157D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Accuracy rate – Linear </w:t>
            </w:r>
          </w:p>
        </w:tc>
        <w:tc>
          <w:tcPr>
            <w:tcW w:w="2748" w:type="dxa"/>
            <w:shd w:val="clear" w:color="auto" w:fill="auto"/>
            <w:tcMar>
              <w:top w:w="100" w:type="dxa"/>
              <w:left w:w="100" w:type="dxa"/>
              <w:bottom w:w="100" w:type="dxa"/>
              <w:right w:w="100" w:type="dxa"/>
            </w:tcMar>
          </w:tcPr>
          <w:p w14:paraId="07321659" w14:textId="77777777" w:rsidR="00533AF1" w:rsidRDefault="00533AF1" w:rsidP="00157D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rate - Polynomial</w:t>
            </w:r>
          </w:p>
        </w:tc>
        <w:tc>
          <w:tcPr>
            <w:tcW w:w="2265" w:type="dxa"/>
          </w:tcPr>
          <w:p w14:paraId="27900EA1" w14:textId="77777777" w:rsidR="00533AF1" w:rsidRDefault="00533AF1" w:rsidP="00157D8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rate - RBF</w:t>
            </w:r>
          </w:p>
        </w:tc>
        <w:tc>
          <w:tcPr>
            <w:tcW w:w="2520" w:type="dxa"/>
          </w:tcPr>
          <w:p w14:paraId="5C8DF61A" w14:textId="77777777" w:rsidR="00533AF1" w:rsidRPr="00533AF1" w:rsidRDefault="00533AF1" w:rsidP="00157D80">
            <w:pPr>
              <w:widowControl w:val="0"/>
              <w:spacing w:line="240" w:lineRule="auto"/>
              <w:jc w:val="center"/>
              <w:rPr>
                <w:rFonts w:ascii="Times New Roman" w:eastAsia="Times New Roman" w:hAnsi="Times New Roman" w:cs="Times New Roman"/>
                <w:sz w:val="24"/>
                <w:szCs w:val="24"/>
              </w:rPr>
            </w:pPr>
            <w:r w:rsidRPr="00533AF1">
              <w:rPr>
                <w:rFonts w:ascii="Times New Roman" w:eastAsia="Times New Roman" w:hAnsi="Times New Roman" w:cs="Times New Roman"/>
                <w:sz w:val="24"/>
                <w:szCs w:val="24"/>
              </w:rPr>
              <w:t>Accuracy rate - Sigmoid</w:t>
            </w:r>
          </w:p>
        </w:tc>
      </w:tr>
      <w:tr w:rsidR="00533AF1" w14:paraId="4DCBA59E" w14:textId="77777777" w:rsidTr="00157D80">
        <w:trPr>
          <w:trHeight w:val="239"/>
        </w:trPr>
        <w:tc>
          <w:tcPr>
            <w:tcW w:w="868" w:type="dxa"/>
            <w:shd w:val="clear" w:color="auto" w:fill="auto"/>
            <w:tcMar>
              <w:top w:w="100" w:type="dxa"/>
              <w:left w:w="100" w:type="dxa"/>
              <w:bottom w:w="100" w:type="dxa"/>
              <w:right w:w="100" w:type="dxa"/>
            </w:tcMar>
          </w:tcPr>
          <w:p w14:paraId="71D49D18" w14:textId="77777777"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0.001</w:t>
            </w:r>
          </w:p>
        </w:tc>
        <w:tc>
          <w:tcPr>
            <w:tcW w:w="2319" w:type="dxa"/>
          </w:tcPr>
          <w:p w14:paraId="049B8647" w14:textId="117EB0B5"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0.947</w:t>
            </w:r>
          </w:p>
        </w:tc>
        <w:tc>
          <w:tcPr>
            <w:tcW w:w="2748" w:type="dxa"/>
            <w:shd w:val="clear" w:color="auto" w:fill="auto"/>
            <w:tcMar>
              <w:top w:w="100" w:type="dxa"/>
              <w:left w:w="100" w:type="dxa"/>
              <w:bottom w:w="100" w:type="dxa"/>
              <w:right w:w="100" w:type="dxa"/>
            </w:tcMar>
          </w:tcPr>
          <w:p w14:paraId="5D7AFC47" w14:textId="4F1E7E34"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0.893</w:t>
            </w:r>
          </w:p>
        </w:tc>
        <w:tc>
          <w:tcPr>
            <w:tcW w:w="2265" w:type="dxa"/>
          </w:tcPr>
          <w:p w14:paraId="522D0942" w14:textId="4B2988AD" w:rsidR="00533AF1" w:rsidRDefault="00533AF1" w:rsidP="00533AF1">
            <w:pPr>
              <w:widowControl w:val="0"/>
              <w:spacing w:line="240" w:lineRule="auto"/>
              <w:jc w:val="center"/>
              <w:rPr>
                <w:rFonts w:ascii="Times New Roman" w:eastAsia="Times New Roman" w:hAnsi="Times New Roman" w:cs="Times New Roman"/>
                <w:sz w:val="24"/>
                <w:szCs w:val="24"/>
              </w:rPr>
            </w:pPr>
          </w:p>
        </w:tc>
        <w:tc>
          <w:tcPr>
            <w:tcW w:w="2520" w:type="dxa"/>
          </w:tcPr>
          <w:p w14:paraId="24C8FE2C" w14:textId="77777777" w:rsidR="00533AF1" w:rsidRDefault="00533AF1" w:rsidP="00533AF1">
            <w:pPr>
              <w:widowControl w:val="0"/>
              <w:spacing w:line="240" w:lineRule="auto"/>
              <w:jc w:val="center"/>
              <w:rPr>
                <w:rFonts w:ascii="Times New Roman" w:eastAsia="Times New Roman" w:hAnsi="Times New Roman" w:cs="Times New Roman"/>
                <w:sz w:val="24"/>
                <w:szCs w:val="24"/>
              </w:rPr>
            </w:pPr>
          </w:p>
        </w:tc>
      </w:tr>
      <w:tr w:rsidR="00533AF1" w14:paraId="1A000665" w14:textId="77777777" w:rsidTr="00157D80">
        <w:trPr>
          <w:trHeight w:val="244"/>
        </w:trPr>
        <w:tc>
          <w:tcPr>
            <w:tcW w:w="868" w:type="dxa"/>
            <w:shd w:val="clear" w:color="auto" w:fill="auto"/>
            <w:tcMar>
              <w:top w:w="100" w:type="dxa"/>
              <w:left w:w="100" w:type="dxa"/>
              <w:bottom w:w="100" w:type="dxa"/>
              <w:right w:w="100" w:type="dxa"/>
            </w:tcMar>
          </w:tcPr>
          <w:p w14:paraId="189D6AC1" w14:textId="77777777"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2319" w:type="dxa"/>
          </w:tcPr>
          <w:p w14:paraId="6A15251C" w14:textId="774D1455"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0.970</w:t>
            </w:r>
          </w:p>
        </w:tc>
        <w:tc>
          <w:tcPr>
            <w:tcW w:w="2748" w:type="dxa"/>
            <w:shd w:val="clear" w:color="auto" w:fill="auto"/>
            <w:tcMar>
              <w:top w:w="100" w:type="dxa"/>
              <w:left w:w="100" w:type="dxa"/>
              <w:bottom w:w="100" w:type="dxa"/>
              <w:right w:w="100" w:type="dxa"/>
            </w:tcMar>
          </w:tcPr>
          <w:p w14:paraId="483D8973" w14:textId="44032A78" w:rsidR="00533AF1" w:rsidRDefault="00193B35"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0.936</w:t>
            </w:r>
          </w:p>
        </w:tc>
        <w:tc>
          <w:tcPr>
            <w:tcW w:w="2265" w:type="dxa"/>
          </w:tcPr>
          <w:p w14:paraId="7BCED84A" w14:textId="76E9D851"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193B35">
              <w:rPr>
                <w:rFonts w:ascii="Times New Roman" w:eastAsia="Times New Roman" w:hAnsi="Times New Roman" w:cs="Times New Roman"/>
                <w:sz w:val="24"/>
                <w:szCs w:val="24"/>
              </w:rPr>
              <w:t>823</w:t>
            </w:r>
          </w:p>
        </w:tc>
        <w:tc>
          <w:tcPr>
            <w:tcW w:w="2520" w:type="dxa"/>
          </w:tcPr>
          <w:p w14:paraId="494C9514" w14:textId="578771C8"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193B35">
              <w:rPr>
                <w:rFonts w:ascii="Times New Roman" w:eastAsia="Times New Roman" w:hAnsi="Times New Roman" w:cs="Times New Roman"/>
                <w:sz w:val="24"/>
                <w:szCs w:val="24"/>
              </w:rPr>
              <w:t>895</w:t>
            </w:r>
          </w:p>
        </w:tc>
      </w:tr>
      <w:tr w:rsidR="00533AF1" w14:paraId="01CCF697" w14:textId="77777777" w:rsidTr="00157D80">
        <w:trPr>
          <w:trHeight w:val="239"/>
        </w:trPr>
        <w:tc>
          <w:tcPr>
            <w:tcW w:w="868" w:type="dxa"/>
            <w:shd w:val="clear" w:color="auto" w:fill="auto"/>
            <w:tcMar>
              <w:top w:w="100" w:type="dxa"/>
              <w:left w:w="100" w:type="dxa"/>
              <w:bottom w:w="100" w:type="dxa"/>
              <w:right w:w="100" w:type="dxa"/>
            </w:tcMar>
          </w:tcPr>
          <w:p w14:paraId="0E021A46" w14:textId="77777777"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2319" w:type="dxa"/>
          </w:tcPr>
          <w:p w14:paraId="01B6B125" w14:textId="45F9A634"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0.974</w:t>
            </w:r>
          </w:p>
        </w:tc>
        <w:tc>
          <w:tcPr>
            <w:tcW w:w="2748" w:type="dxa"/>
            <w:shd w:val="clear" w:color="auto" w:fill="auto"/>
            <w:tcMar>
              <w:top w:w="100" w:type="dxa"/>
              <w:left w:w="100" w:type="dxa"/>
              <w:bottom w:w="100" w:type="dxa"/>
              <w:right w:w="100" w:type="dxa"/>
            </w:tcMar>
          </w:tcPr>
          <w:p w14:paraId="58B69761" w14:textId="13DA4E89" w:rsidR="00533AF1" w:rsidRDefault="00193B35"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0.908</w:t>
            </w:r>
          </w:p>
        </w:tc>
        <w:tc>
          <w:tcPr>
            <w:tcW w:w="2265" w:type="dxa"/>
          </w:tcPr>
          <w:p w14:paraId="6FDA5441" w14:textId="2A1AC1DC"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193B35">
              <w:rPr>
                <w:rFonts w:ascii="Times New Roman" w:eastAsia="Times New Roman" w:hAnsi="Times New Roman" w:cs="Times New Roman"/>
                <w:sz w:val="24"/>
                <w:szCs w:val="24"/>
              </w:rPr>
              <w:t>793</w:t>
            </w:r>
          </w:p>
        </w:tc>
        <w:tc>
          <w:tcPr>
            <w:tcW w:w="2520" w:type="dxa"/>
          </w:tcPr>
          <w:p w14:paraId="25DF47A9" w14:textId="3804C2D2"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193B35">
              <w:rPr>
                <w:rFonts w:ascii="Times New Roman" w:eastAsia="Times New Roman" w:hAnsi="Times New Roman" w:cs="Times New Roman"/>
                <w:sz w:val="24"/>
                <w:szCs w:val="24"/>
              </w:rPr>
              <w:t>764</w:t>
            </w:r>
          </w:p>
        </w:tc>
      </w:tr>
      <w:tr w:rsidR="00533AF1" w14:paraId="78B61AD8" w14:textId="77777777" w:rsidTr="00157D80">
        <w:trPr>
          <w:trHeight w:val="239"/>
        </w:trPr>
        <w:tc>
          <w:tcPr>
            <w:tcW w:w="868" w:type="dxa"/>
            <w:shd w:val="clear" w:color="auto" w:fill="auto"/>
            <w:tcMar>
              <w:top w:w="100" w:type="dxa"/>
              <w:left w:w="100" w:type="dxa"/>
              <w:bottom w:w="100" w:type="dxa"/>
              <w:right w:w="100" w:type="dxa"/>
            </w:tcMar>
          </w:tcPr>
          <w:p w14:paraId="2F1CAA51" w14:textId="77777777"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19" w:type="dxa"/>
          </w:tcPr>
          <w:p w14:paraId="79BEA663" w14:textId="1E2CCF1D"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0.975</w:t>
            </w:r>
          </w:p>
        </w:tc>
        <w:tc>
          <w:tcPr>
            <w:tcW w:w="2748" w:type="dxa"/>
            <w:shd w:val="clear" w:color="auto" w:fill="auto"/>
            <w:tcMar>
              <w:top w:w="100" w:type="dxa"/>
              <w:left w:w="100" w:type="dxa"/>
              <w:bottom w:w="100" w:type="dxa"/>
              <w:right w:w="100" w:type="dxa"/>
            </w:tcMar>
          </w:tcPr>
          <w:p w14:paraId="22022751" w14:textId="29AD14E3"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193B35">
              <w:rPr>
                <w:rFonts w:ascii="Times New Roman" w:eastAsia="Times New Roman" w:hAnsi="Times New Roman" w:cs="Times New Roman"/>
                <w:sz w:val="24"/>
                <w:szCs w:val="24"/>
              </w:rPr>
              <w:t>.933</w:t>
            </w:r>
          </w:p>
        </w:tc>
        <w:tc>
          <w:tcPr>
            <w:tcW w:w="2265" w:type="dxa"/>
          </w:tcPr>
          <w:p w14:paraId="47AB11F0" w14:textId="4D1B0ADB"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w:t>
            </w:r>
            <w:r w:rsidR="00193B35">
              <w:rPr>
                <w:rFonts w:ascii="Times New Roman" w:eastAsia="Times New Roman" w:hAnsi="Times New Roman" w:cs="Times New Roman"/>
                <w:sz w:val="24"/>
                <w:szCs w:val="24"/>
              </w:rPr>
              <w:t>92</w:t>
            </w:r>
          </w:p>
        </w:tc>
        <w:tc>
          <w:tcPr>
            <w:tcW w:w="2520" w:type="dxa"/>
          </w:tcPr>
          <w:p w14:paraId="08DBF0EB" w14:textId="2F8B53E6"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193B35">
              <w:rPr>
                <w:rFonts w:ascii="Times New Roman" w:eastAsia="Times New Roman" w:hAnsi="Times New Roman" w:cs="Times New Roman"/>
                <w:sz w:val="24"/>
                <w:szCs w:val="24"/>
              </w:rPr>
              <w:t>740</w:t>
            </w:r>
          </w:p>
        </w:tc>
      </w:tr>
      <w:tr w:rsidR="00533AF1" w14:paraId="5AB6F674" w14:textId="77777777" w:rsidTr="00157D80">
        <w:trPr>
          <w:trHeight w:val="239"/>
        </w:trPr>
        <w:tc>
          <w:tcPr>
            <w:tcW w:w="868" w:type="dxa"/>
            <w:shd w:val="clear" w:color="auto" w:fill="auto"/>
            <w:tcMar>
              <w:top w:w="100" w:type="dxa"/>
              <w:left w:w="100" w:type="dxa"/>
              <w:bottom w:w="100" w:type="dxa"/>
              <w:right w:w="100" w:type="dxa"/>
            </w:tcMar>
          </w:tcPr>
          <w:p w14:paraId="7D30C880" w14:textId="77777777"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319" w:type="dxa"/>
          </w:tcPr>
          <w:p w14:paraId="5388D667" w14:textId="32A2DE40"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0.975</w:t>
            </w:r>
          </w:p>
        </w:tc>
        <w:tc>
          <w:tcPr>
            <w:tcW w:w="2748" w:type="dxa"/>
            <w:shd w:val="clear" w:color="auto" w:fill="auto"/>
            <w:tcMar>
              <w:top w:w="100" w:type="dxa"/>
              <w:left w:w="100" w:type="dxa"/>
              <w:bottom w:w="100" w:type="dxa"/>
              <w:right w:w="100" w:type="dxa"/>
            </w:tcMar>
          </w:tcPr>
          <w:p w14:paraId="439609A8" w14:textId="4EF3C36E"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193B35">
              <w:rPr>
                <w:rFonts w:ascii="Times New Roman" w:eastAsia="Times New Roman" w:hAnsi="Times New Roman" w:cs="Times New Roman"/>
                <w:sz w:val="24"/>
                <w:szCs w:val="24"/>
              </w:rPr>
              <w:t>906</w:t>
            </w:r>
          </w:p>
        </w:tc>
        <w:tc>
          <w:tcPr>
            <w:tcW w:w="2265" w:type="dxa"/>
          </w:tcPr>
          <w:p w14:paraId="6DFD3C82" w14:textId="3AA07D7C"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0.76</w:t>
            </w:r>
            <w:r w:rsidR="00193B35">
              <w:rPr>
                <w:rFonts w:ascii="Times New Roman" w:eastAsia="Times New Roman" w:hAnsi="Times New Roman" w:cs="Times New Roman"/>
                <w:sz w:val="24"/>
                <w:szCs w:val="24"/>
              </w:rPr>
              <w:t>8</w:t>
            </w:r>
          </w:p>
        </w:tc>
        <w:tc>
          <w:tcPr>
            <w:tcW w:w="2520" w:type="dxa"/>
          </w:tcPr>
          <w:p w14:paraId="27073632" w14:textId="7CA7D3B7"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193B35">
              <w:rPr>
                <w:rFonts w:ascii="Times New Roman" w:eastAsia="Times New Roman" w:hAnsi="Times New Roman" w:cs="Times New Roman"/>
                <w:sz w:val="24"/>
                <w:szCs w:val="24"/>
              </w:rPr>
              <w:t>738</w:t>
            </w:r>
          </w:p>
        </w:tc>
      </w:tr>
      <w:tr w:rsidR="00533AF1" w14:paraId="2C963F24" w14:textId="77777777" w:rsidTr="00157D80">
        <w:trPr>
          <w:trHeight w:val="239"/>
        </w:trPr>
        <w:tc>
          <w:tcPr>
            <w:tcW w:w="868" w:type="dxa"/>
            <w:shd w:val="clear" w:color="auto" w:fill="auto"/>
            <w:tcMar>
              <w:top w:w="100" w:type="dxa"/>
              <w:left w:w="100" w:type="dxa"/>
              <w:bottom w:w="100" w:type="dxa"/>
              <w:right w:w="100" w:type="dxa"/>
            </w:tcMar>
          </w:tcPr>
          <w:p w14:paraId="38199543" w14:textId="77777777"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2319" w:type="dxa"/>
          </w:tcPr>
          <w:p w14:paraId="487FEC01" w14:textId="65EC5FBF"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0.975</w:t>
            </w:r>
          </w:p>
        </w:tc>
        <w:tc>
          <w:tcPr>
            <w:tcW w:w="2748" w:type="dxa"/>
            <w:shd w:val="clear" w:color="auto" w:fill="auto"/>
            <w:tcMar>
              <w:top w:w="100" w:type="dxa"/>
              <w:left w:w="100" w:type="dxa"/>
              <w:bottom w:w="100" w:type="dxa"/>
              <w:right w:w="100" w:type="dxa"/>
            </w:tcMar>
          </w:tcPr>
          <w:p w14:paraId="6E8DB2D5" w14:textId="2C30EC1C"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193B35">
              <w:rPr>
                <w:rFonts w:ascii="Times New Roman" w:eastAsia="Times New Roman" w:hAnsi="Times New Roman" w:cs="Times New Roman"/>
                <w:sz w:val="24"/>
                <w:szCs w:val="24"/>
              </w:rPr>
              <w:t>858</w:t>
            </w:r>
          </w:p>
        </w:tc>
        <w:tc>
          <w:tcPr>
            <w:tcW w:w="2265" w:type="dxa"/>
          </w:tcPr>
          <w:p w14:paraId="4D1298BA" w14:textId="4C4F7857"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w:t>
            </w:r>
            <w:r w:rsidR="00193B35">
              <w:rPr>
                <w:rFonts w:ascii="Times New Roman" w:eastAsia="Times New Roman" w:hAnsi="Times New Roman" w:cs="Times New Roman"/>
                <w:sz w:val="24"/>
                <w:szCs w:val="24"/>
              </w:rPr>
              <w:t>44</w:t>
            </w:r>
          </w:p>
        </w:tc>
        <w:tc>
          <w:tcPr>
            <w:tcW w:w="2520" w:type="dxa"/>
          </w:tcPr>
          <w:p w14:paraId="5D7A0171" w14:textId="2B95BD8B" w:rsidR="00533AF1" w:rsidRDefault="00533AF1" w:rsidP="00533AF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193B35">
              <w:rPr>
                <w:rFonts w:ascii="Times New Roman" w:eastAsia="Times New Roman" w:hAnsi="Times New Roman" w:cs="Times New Roman"/>
                <w:sz w:val="24"/>
                <w:szCs w:val="24"/>
              </w:rPr>
              <w:t>738</w:t>
            </w:r>
          </w:p>
        </w:tc>
      </w:tr>
    </w:tbl>
    <w:p w14:paraId="34009695" w14:textId="38220298" w:rsidR="00E82655" w:rsidRPr="00E82655" w:rsidRDefault="00B05E7A" w:rsidP="00E82655">
      <w:pPr>
        <w:spacing w:after="160" w:line="259"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 8: Regularization results for SVM with a linear kernel</w:t>
      </w:r>
    </w:p>
    <w:p w14:paraId="18BE40B4" w14:textId="7CB5FDD7" w:rsidR="003770A0" w:rsidRPr="003770A0" w:rsidRDefault="003770A0" w:rsidP="003770A0">
      <w:pPr>
        <w:pStyle w:val="ListParagraph"/>
        <w:numPr>
          <w:ilvl w:val="0"/>
          <w:numId w:val="3"/>
        </w:numPr>
        <w:spacing w:after="160" w:line="259" w:lineRule="auto"/>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Random Forest </w:t>
      </w:r>
    </w:p>
    <w:p w14:paraId="6748EB95" w14:textId="684633CB" w:rsidR="003770A0" w:rsidRPr="00E8061C" w:rsidRDefault="003770A0" w:rsidP="003770A0">
      <w:pPr>
        <w:pStyle w:val="ListParagraph"/>
        <w:numPr>
          <w:ilvl w:val="1"/>
          <w:numId w:val="3"/>
        </w:numPr>
        <w:spacing w:after="160" w:line="259" w:lineRule="auto"/>
        <w:rPr>
          <w:rFonts w:ascii="Times New Roman" w:eastAsia="Times New Roman" w:hAnsi="Times New Roman" w:cs="Times New Roman"/>
          <w:bCs/>
          <w:sz w:val="24"/>
          <w:szCs w:val="24"/>
        </w:rPr>
      </w:pPr>
      <w:r>
        <w:rPr>
          <w:rFonts w:ascii="Times New Roman" w:eastAsia="Times New Roman" w:hAnsi="Times New Roman" w:cs="Times New Roman"/>
          <w:b/>
          <w:sz w:val="24"/>
          <w:szCs w:val="24"/>
        </w:rPr>
        <w:t>Normalization</w:t>
      </w:r>
    </w:p>
    <w:p w14:paraId="683DDFFD" w14:textId="264C38E1" w:rsidR="00E8061C" w:rsidRDefault="00693AA4" w:rsidP="00693AA4">
      <w:pPr>
        <w:spacing w:after="160" w:line="259" w:lineRule="auto"/>
        <w:ind w:lef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Normalization was applied to the data and had a positive outcome on model effectiveness. After normalization was applied, </w:t>
      </w:r>
      <w:r>
        <w:rPr>
          <w:noProof/>
        </w:rPr>
        <w:drawing>
          <wp:inline distT="0" distB="0" distL="0" distR="0" wp14:anchorId="5A96E081" wp14:editId="037DAB9C">
            <wp:extent cx="5943600" cy="2423795"/>
            <wp:effectExtent l="0" t="0" r="0" b="0"/>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20"/>
                    <a:stretch>
                      <a:fillRect/>
                    </a:stretch>
                  </pic:blipFill>
                  <pic:spPr>
                    <a:xfrm>
                      <a:off x="0" y="0"/>
                      <a:ext cx="5943600" cy="2423795"/>
                    </a:xfrm>
                    <a:prstGeom prst="rect">
                      <a:avLst/>
                    </a:prstGeom>
                  </pic:spPr>
                </pic:pic>
              </a:graphicData>
            </a:graphic>
          </wp:inline>
        </w:drawing>
      </w:r>
    </w:p>
    <w:p w14:paraId="6A4F9EA6" w14:textId="77777777" w:rsidR="00693AA4" w:rsidRPr="00E8061C" w:rsidRDefault="00693AA4" w:rsidP="00693AA4">
      <w:pPr>
        <w:spacing w:after="160" w:line="259" w:lineRule="auto"/>
        <w:ind w:left="720"/>
        <w:rPr>
          <w:rFonts w:ascii="Times New Roman" w:eastAsia="Times New Roman" w:hAnsi="Times New Roman" w:cs="Times New Roman"/>
          <w:bCs/>
          <w:sz w:val="24"/>
          <w:szCs w:val="24"/>
        </w:rPr>
      </w:pPr>
    </w:p>
    <w:p w14:paraId="71FD0D84" w14:textId="2A954D26" w:rsidR="003770A0" w:rsidRPr="00193B35" w:rsidRDefault="003770A0" w:rsidP="003770A0">
      <w:pPr>
        <w:pStyle w:val="ListParagraph"/>
        <w:numPr>
          <w:ilvl w:val="1"/>
          <w:numId w:val="3"/>
        </w:numPr>
        <w:spacing w:after="160" w:line="259" w:lineRule="auto"/>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Regularization </w:t>
      </w:r>
    </w:p>
    <w:p w14:paraId="3CBD6181" w14:textId="72EF2663" w:rsidR="00193B35" w:rsidRDefault="00967D72" w:rsidP="00193B35">
      <w:pPr>
        <w:spacing w:after="160" w:line="259"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Randomized search was used to carry out regularization for random forests. Figure 10 shows the hyperparameter grid that was used to train the random forest. </w:t>
      </w:r>
    </w:p>
    <w:p w14:paraId="5BA0A537" w14:textId="4336891C" w:rsidR="00967D72" w:rsidRDefault="00967D72" w:rsidP="00193B35">
      <w:pPr>
        <w:spacing w:after="160" w:line="259" w:lineRule="auto"/>
        <w:rPr>
          <w:rFonts w:ascii="Times New Roman" w:eastAsia="Times New Roman" w:hAnsi="Times New Roman" w:cs="Times New Roman"/>
          <w:bCs/>
          <w:sz w:val="24"/>
          <w:szCs w:val="24"/>
        </w:rPr>
      </w:pPr>
      <w:r>
        <w:rPr>
          <w:noProof/>
        </w:rPr>
        <w:lastRenderedPageBreak/>
        <w:drawing>
          <wp:inline distT="0" distB="0" distL="0" distR="0" wp14:anchorId="1C831A47" wp14:editId="42F4C501">
            <wp:extent cx="5943600" cy="17272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5943600" cy="1727200"/>
                    </a:xfrm>
                    <a:prstGeom prst="rect">
                      <a:avLst/>
                    </a:prstGeom>
                  </pic:spPr>
                </pic:pic>
              </a:graphicData>
            </a:graphic>
          </wp:inline>
        </w:drawing>
      </w:r>
    </w:p>
    <w:p w14:paraId="376D040D" w14:textId="7AC82C1C" w:rsidR="00E8061C" w:rsidRDefault="00967D72" w:rsidP="00193B35">
      <w:pPr>
        <w:spacing w:after="160" w:line="259"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Figure 10: Parameter values that were used to train a random forest to identify doors and windows. </w:t>
      </w:r>
    </w:p>
    <w:p w14:paraId="6C80A2D2" w14:textId="150321B4" w:rsidR="00E8061C" w:rsidRPr="00967D72" w:rsidRDefault="00E8061C" w:rsidP="00193B35">
      <w:pPr>
        <w:spacing w:after="160" w:line="259"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optimal values as determined by the output of </w:t>
      </w:r>
      <w:proofErr w:type="spellStart"/>
      <w:r>
        <w:rPr>
          <w:rFonts w:ascii="Times New Roman" w:eastAsia="Times New Roman" w:hAnsi="Times New Roman" w:cs="Times New Roman"/>
          <w:bCs/>
          <w:sz w:val="24"/>
          <w:szCs w:val="24"/>
        </w:rPr>
        <w:t>RandomizedSearch</w:t>
      </w:r>
      <w:proofErr w:type="spellEnd"/>
      <w:r>
        <w:rPr>
          <w:rFonts w:ascii="Times New Roman" w:eastAsia="Times New Roman" w:hAnsi="Times New Roman" w:cs="Times New Roman"/>
          <w:bCs/>
          <w:sz w:val="24"/>
          <w:szCs w:val="24"/>
        </w:rPr>
        <w:t xml:space="preserve"> had 21 trees and a max tree depth of 10. The importance of each attribute was found using the </w:t>
      </w:r>
      <w:proofErr w:type="spellStart"/>
      <w:r>
        <w:rPr>
          <w:rFonts w:ascii="Times New Roman" w:eastAsia="Times New Roman" w:hAnsi="Times New Roman" w:cs="Times New Roman"/>
          <w:bCs/>
          <w:sz w:val="24"/>
          <w:szCs w:val="24"/>
        </w:rPr>
        <w:t>RandomForest</w:t>
      </w:r>
      <w:proofErr w:type="spellEnd"/>
      <w:r>
        <w:rPr>
          <w:rFonts w:ascii="Times New Roman" w:eastAsia="Times New Roman" w:hAnsi="Times New Roman" w:cs="Times New Roman"/>
          <w:bCs/>
          <w:sz w:val="24"/>
          <w:szCs w:val="24"/>
        </w:rPr>
        <w:t xml:space="preserve"> feature importance method. The z value contributes </w:t>
      </w:r>
      <w:r w:rsidR="00510CCD">
        <w:rPr>
          <w:rFonts w:ascii="Times New Roman" w:eastAsia="Times New Roman" w:hAnsi="Times New Roman" w:cs="Times New Roman"/>
          <w:bCs/>
          <w:sz w:val="24"/>
          <w:szCs w:val="24"/>
        </w:rPr>
        <w:t>most</w:t>
      </w:r>
      <w:r>
        <w:rPr>
          <w:rFonts w:ascii="Times New Roman" w:eastAsia="Times New Roman" w:hAnsi="Times New Roman" w:cs="Times New Roman"/>
          <w:bCs/>
          <w:sz w:val="24"/>
          <w:szCs w:val="24"/>
        </w:rPr>
        <w:t xml:space="preserve"> of the results of this model as shown in Figure 11. </w:t>
      </w:r>
      <w:r w:rsidR="00510CCD">
        <w:rPr>
          <w:rFonts w:ascii="Times New Roman" w:eastAsia="Times New Roman" w:hAnsi="Times New Roman" w:cs="Times New Roman"/>
          <w:bCs/>
          <w:sz w:val="24"/>
          <w:szCs w:val="24"/>
        </w:rPr>
        <w:t xml:space="preserve">Using these parameters resulted in an accuracy of 0.934. </w:t>
      </w:r>
    </w:p>
    <w:p w14:paraId="5B85A4E2" w14:textId="47EE6B3D" w:rsidR="00D512C6" w:rsidRDefault="003770A0" w:rsidP="00E8061C">
      <w:pPr>
        <w:spacing w:after="160" w:line="259" w:lineRule="auto"/>
        <w:jc w:val="center"/>
        <w:rPr>
          <w:rFonts w:ascii="Times New Roman" w:eastAsia="Times New Roman" w:hAnsi="Times New Roman" w:cs="Times New Roman"/>
          <w:bCs/>
          <w:sz w:val="24"/>
          <w:szCs w:val="24"/>
        </w:rPr>
      </w:pPr>
      <w:r>
        <w:rPr>
          <w:noProof/>
        </w:rPr>
        <w:drawing>
          <wp:inline distT="0" distB="0" distL="0" distR="0" wp14:anchorId="353239FC" wp14:editId="7F570975">
            <wp:extent cx="3790322" cy="2457230"/>
            <wp:effectExtent l="0" t="0" r="0" b="0"/>
            <wp:docPr id="7" name="Picture 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waterfall chart&#10;&#10;Description automatically generated"/>
                    <pic:cNvPicPr/>
                  </pic:nvPicPr>
                  <pic:blipFill>
                    <a:blip r:embed="rId22"/>
                    <a:stretch>
                      <a:fillRect/>
                    </a:stretch>
                  </pic:blipFill>
                  <pic:spPr>
                    <a:xfrm>
                      <a:off x="0" y="0"/>
                      <a:ext cx="3793812" cy="2459492"/>
                    </a:xfrm>
                    <a:prstGeom prst="rect">
                      <a:avLst/>
                    </a:prstGeom>
                  </pic:spPr>
                </pic:pic>
              </a:graphicData>
            </a:graphic>
          </wp:inline>
        </w:drawing>
      </w:r>
    </w:p>
    <w:p w14:paraId="2094E458" w14:textId="2249120D" w:rsidR="00E8061C" w:rsidRPr="00D512C6" w:rsidRDefault="00E8061C" w:rsidP="00E8061C">
      <w:pPr>
        <w:spacing w:after="160" w:line="259"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Figure 11: Feature importance for classifying doors and windows by Random </w:t>
      </w:r>
      <w:proofErr w:type="gramStart"/>
      <w:r>
        <w:rPr>
          <w:rFonts w:ascii="Times New Roman" w:eastAsia="Times New Roman" w:hAnsi="Times New Roman" w:cs="Times New Roman"/>
          <w:bCs/>
          <w:sz w:val="24"/>
          <w:szCs w:val="24"/>
        </w:rPr>
        <w:t>Forests</w:t>
      </w:r>
      <w:proofErr w:type="gramEnd"/>
    </w:p>
    <w:p w14:paraId="4E376FDE" w14:textId="77777777" w:rsidR="00071C09" w:rsidRDefault="00071C09" w:rsidP="00071C09">
      <w:pPr>
        <w:rPr>
          <w:rFonts w:ascii="Times New Roman" w:eastAsia="Times New Roman" w:hAnsi="Times New Roman" w:cs="Times New Roman"/>
          <w:sz w:val="24"/>
          <w:szCs w:val="24"/>
        </w:rPr>
      </w:pPr>
      <w:r>
        <w:rPr>
          <w:rFonts w:ascii="Times New Roman" w:eastAsia="Times New Roman" w:hAnsi="Times New Roman" w:cs="Times New Roman"/>
          <w:sz w:val="24"/>
          <w:szCs w:val="24"/>
        </w:rPr>
        <w:t>Discussion</w:t>
      </w:r>
    </w:p>
    <w:p w14:paraId="3FCB6CFE" w14:textId="70A78D63" w:rsidR="00071C09" w:rsidRDefault="009310A1" w:rsidP="00071C0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From the results above, normalizing the data in every case helped the model perform better. It can be noted that each model without normalization predicted only one class, instead of two. SVMs performed better in identifying all building features. </w:t>
      </w:r>
      <w:r w:rsidR="00DF511C">
        <w:rPr>
          <w:rFonts w:ascii="Times New Roman" w:eastAsia="Times New Roman" w:hAnsi="Times New Roman" w:cs="Times New Roman"/>
          <w:sz w:val="24"/>
          <w:szCs w:val="24"/>
        </w:rPr>
        <w:t xml:space="preserve">While logistic regression models tend to run faster than SVM models, adding an additional 2000 samples to the </w:t>
      </w:r>
      <w:r w:rsidR="009A4634">
        <w:rPr>
          <w:rFonts w:ascii="Times New Roman" w:eastAsia="Times New Roman" w:hAnsi="Times New Roman" w:cs="Times New Roman"/>
          <w:sz w:val="24"/>
          <w:szCs w:val="24"/>
        </w:rPr>
        <w:t xml:space="preserve">logistic regression </w:t>
      </w:r>
      <w:r w:rsidR="00DF511C">
        <w:rPr>
          <w:rFonts w:ascii="Times New Roman" w:eastAsia="Times New Roman" w:hAnsi="Times New Roman" w:cs="Times New Roman"/>
          <w:sz w:val="24"/>
          <w:szCs w:val="24"/>
        </w:rPr>
        <w:t>model</w:t>
      </w:r>
      <w:r w:rsidR="009A4634">
        <w:rPr>
          <w:rFonts w:ascii="Times New Roman" w:eastAsia="Times New Roman" w:hAnsi="Times New Roman" w:cs="Times New Roman"/>
          <w:sz w:val="24"/>
          <w:szCs w:val="24"/>
        </w:rPr>
        <w:t>s</w:t>
      </w:r>
      <w:r w:rsidR="00DF511C">
        <w:rPr>
          <w:rFonts w:ascii="Times New Roman" w:eastAsia="Times New Roman" w:hAnsi="Times New Roman" w:cs="Times New Roman"/>
          <w:sz w:val="24"/>
          <w:szCs w:val="24"/>
        </w:rPr>
        <w:t xml:space="preserve"> </w:t>
      </w:r>
      <w:r w:rsidR="009A4634">
        <w:rPr>
          <w:rFonts w:ascii="Times New Roman" w:eastAsia="Times New Roman" w:hAnsi="Times New Roman" w:cs="Times New Roman"/>
          <w:sz w:val="24"/>
          <w:szCs w:val="24"/>
        </w:rPr>
        <w:t>still result</w:t>
      </w:r>
      <w:r w:rsidR="00586F71">
        <w:rPr>
          <w:rFonts w:ascii="Times New Roman" w:eastAsia="Times New Roman" w:hAnsi="Times New Roman" w:cs="Times New Roman"/>
          <w:sz w:val="24"/>
          <w:szCs w:val="24"/>
        </w:rPr>
        <w:t>s</w:t>
      </w:r>
      <w:r w:rsidR="009A4634">
        <w:rPr>
          <w:rFonts w:ascii="Times New Roman" w:eastAsia="Times New Roman" w:hAnsi="Times New Roman" w:cs="Times New Roman"/>
          <w:sz w:val="24"/>
          <w:szCs w:val="24"/>
        </w:rPr>
        <w:t xml:space="preserve"> in an SVM model with a smaller number of training examples. In the </w:t>
      </w:r>
      <w:r w:rsidR="004D46C0">
        <w:rPr>
          <w:rFonts w:ascii="Times New Roman" w:eastAsia="Times New Roman" w:hAnsi="Times New Roman" w:cs="Times New Roman"/>
          <w:sz w:val="24"/>
          <w:szCs w:val="24"/>
        </w:rPr>
        <w:t xml:space="preserve">Door vs Window </w:t>
      </w:r>
      <w:r w:rsidR="009A4634">
        <w:rPr>
          <w:rFonts w:ascii="Times New Roman" w:eastAsia="Times New Roman" w:hAnsi="Times New Roman" w:cs="Times New Roman"/>
          <w:sz w:val="24"/>
          <w:szCs w:val="24"/>
        </w:rPr>
        <w:t xml:space="preserve">models, the accuracy rate is </w:t>
      </w:r>
      <w:r w:rsidR="004D46C0">
        <w:rPr>
          <w:rFonts w:ascii="Times New Roman" w:eastAsia="Times New Roman" w:hAnsi="Times New Roman" w:cs="Times New Roman"/>
          <w:sz w:val="24"/>
          <w:szCs w:val="24"/>
        </w:rPr>
        <w:t xml:space="preserve">0.973 with a logistic regression model, compared to 0.975 with SVMs. </w:t>
      </w:r>
      <w:r w:rsidR="000F7CD6">
        <w:rPr>
          <w:rFonts w:ascii="Times New Roman" w:eastAsia="Times New Roman" w:hAnsi="Times New Roman" w:cs="Times New Roman"/>
          <w:sz w:val="24"/>
          <w:szCs w:val="24"/>
        </w:rPr>
        <w:t xml:space="preserve">As seen in this example, logistic regression may work accurately and efficiently with large and varied point cloud data sets. </w:t>
      </w:r>
    </w:p>
    <w:p w14:paraId="70EC90DD" w14:textId="78BA08F1" w:rsidR="004D46C0" w:rsidRDefault="004D46C0" w:rsidP="00071C0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Several limitations that were encountered in this study w</w:t>
      </w:r>
      <w:r w:rsidR="00586F71">
        <w:rPr>
          <w:rFonts w:ascii="Times New Roman" w:eastAsia="Times New Roman" w:hAnsi="Times New Roman" w:cs="Times New Roman"/>
          <w:sz w:val="24"/>
          <w:szCs w:val="24"/>
        </w:rPr>
        <w:t>ere</w:t>
      </w:r>
      <w:r>
        <w:rPr>
          <w:rFonts w:ascii="Times New Roman" w:eastAsia="Times New Roman" w:hAnsi="Times New Roman" w:cs="Times New Roman"/>
          <w:sz w:val="24"/>
          <w:szCs w:val="24"/>
        </w:rPr>
        <w:t xml:space="preserve"> the lack of high computing power for running larger datasets. The Dublin City point cloud data was dense, so only one tile was able to be processed for analysis. While the models have been performing </w:t>
      </w:r>
      <w:proofErr w:type="gramStart"/>
      <w:r>
        <w:rPr>
          <w:rFonts w:ascii="Times New Roman" w:eastAsia="Times New Roman" w:hAnsi="Times New Roman" w:cs="Times New Roman"/>
          <w:sz w:val="24"/>
          <w:szCs w:val="24"/>
        </w:rPr>
        <w:t>fairly well</w:t>
      </w:r>
      <w:proofErr w:type="gramEnd"/>
      <w:r>
        <w:rPr>
          <w:rFonts w:ascii="Times New Roman" w:eastAsia="Times New Roman" w:hAnsi="Times New Roman" w:cs="Times New Roman"/>
          <w:sz w:val="24"/>
          <w:szCs w:val="24"/>
        </w:rPr>
        <w:t xml:space="preserve"> in generalizing to buildings within the same tile, the same cannot be concluded about other tiles or other urban buildings. </w:t>
      </w:r>
    </w:p>
    <w:p w14:paraId="7405B991" w14:textId="77777777" w:rsidR="009310A1" w:rsidRDefault="009310A1" w:rsidP="00071C09">
      <w:pPr>
        <w:rPr>
          <w:rFonts w:ascii="Times New Roman" w:eastAsia="Times New Roman" w:hAnsi="Times New Roman" w:cs="Times New Roman"/>
          <w:sz w:val="24"/>
          <w:szCs w:val="24"/>
        </w:rPr>
      </w:pPr>
    </w:p>
    <w:p w14:paraId="7A2121D7" w14:textId="77777777" w:rsidR="00071C09" w:rsidRDefault="00071C09" w:rsidP="00071C09">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p w14:paraId="641C1F94" w14:textId="77777777" w:rsidR="00071C09" w:rsidRDefault="00071C09" w:rsidP="00071C09">
      <w:pPr>
        <w:rPr>
          <w:rFonts w:ascii="Times New Roman" w:eastAsia="Times New Roman" w:hAnsi="Times New Roman" w:cs="Times New Roman"/>
          <w:sz w:val="24"/>
          <w:szCs w:val="24"/>
        </w:rPr>
      </w:pPr>
    </w:p>
    <w:p w14:paraId="25F44EF4" w14:textId="77777777" w:rsidR="00071C09" w:rsidRDefault="00071C09" w:rsidP="00071C0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Acknowledgments: </w:t>
      </w:r>
    </w:p>
    <w:p w14:paraId="2885A67B" w14:textId="77777777" w:rsidR="00071C09" w:rsidRDefault="00071C09" w:rsidP="00071C0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like to thank NYU Tandon’s Vertically Integrated Project team for funding this research project. I would also like to express my gratitude to the staff at NYU’s Center of Urban Science and Progress, especially Professor Debra </w:t>
      </w:r>
      <w:proofErr w:type="spellStart"/>
      <w:r>
        <w:rPr>
          <w:rFonts w:ascii="Times New Roman" w:eastAsia="Times New Roman" w:hAnsi="Times New Roman" w:cs="Times New Roman"/>
          <w:sz w:val="24"/>
          <w:szCs w:val="24"/>
        </w:rPr>
        <w:t>Laefer</w:t>
      </w:r>
      <w:proofErr w:type="spellEnd"/>
      <w:r>
        <w:rPr>
          <w:rFonts w:ascii="Times New Roman" w:eastAsia="Times New Roman" w:hAnsi="Times New Roman" w:cs="Times New Roman"/>
          <w:sz w:val="24"/>
          <w:szCs w:val="24"/>
        </w:rPr>
        <w:t xml:space="preserve"> and Michael Stanley for their advisement and guidance throughout this project. </w:t>
      </w:r>
    </w:p>
    <w:p w14:paraId="2A508D3C" w14:textId="77777777" w:rsidR="00071C09" w:rsidRDefault="00071C09" w:rsidP="00071C09">
      <w:pPr>
        <w:rPr>
          <w:rFonts w:ascii="Times New Roman" w:eastAsia="Times New Roman" w:hAnsi="Times New Roman" w:cs="Times New Roman"/>
          <w:sz w:val="24"/>
          <w:szCs w:val="24"/>
        </w:rPr>
      </w:pPr>
    </w:p>
    <w:p w14:paraId="6F46F463" w14:textId="77777777" w:rsidR="00071C09" w:rsidRDefault="00071C09" w:rsidP="00071C0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References: </w:t>
      </w:r>
    </w:p>
    <w:p w14:paraId="101A5FA5" w14:textId="77777777" w:rsidR="00071C09" w:rsidRPr="00B739C4" w:rsidRDefault="00071C09" w:rsidP="00071C09">
      <w:pPr>
        <w:rPr>
          <w:rFonts w:ascii="Times New Roman" w:eastAsia="Times New Roman" w:hAnsi="Times New Roman" w:cs="Times New Roman"/>
          <w:sz w:val="24"/>
          <w:szCs w:val="24"/>
          <w:lang w:val="es-MX"/>
        </w:rPr>
      </w:pPr>
      <w:r>
        <w:rPr>
          <w:rFonts w:ascii="Times New Roman" w:eastAsia="Times New Roman" w:hAnsi="Times New Roman" w:cs="Times New Roman"/>
          <w:sz w:val="24"/>
          <w:szCs w:val="24"/>
        </w:rPr>
        <w:t xml:space="preserve">[1] Debra F </w:t>
      </w:r>
      <w:proofErr w:type="spellStart"/>
      <w:r>
        <w:rPr>
          <w:rFonts w:ascii="Times New Roman" w:eastAsia="Times New Roman" w:hAnsi="Times New Roman" w:cs="Times New Roman"/>
          <w:sz w:val="24"/>
          <w:szCs w:val="24"/>
        </w:rPr>
        <w:t>Laefer</w:t>
      </w:r>
      <w:proofErr w:type="spellEnd"/>
      <w:r>
        <w:rPr>
          <w:rFonts w:ascii="Times New Roman" w:eastAsia="Times New Roman" w:hAnsi="Times New Roman" w:cs="Times New Roman"/>
          <w:sz w:val="24"/>
          <w:szCs w:val="24"/>
        </w:rPr>
        <w:t xml:space="preserve">, Saleh </w:t>
      </w:r>
      <w:proofErr w:type="spellStart"/>
      <w:r>
        <w:rPr>
          <w:rFonts w:ascii="Times New Roman" w:eastAsia="Times New Roman" w:hAnsi="Times New Roman" w:cs="Times New Roman"/>
          <w:sz w:val="24"/>
          <w:szCs w:val="24"/>
        </w:rPr>
        <w:t>Abuwarda</w:t>
      </w:r>
      <w:proofErr w:type="spellEnd"/>
      <w:r>
        <w:rPr>
          <w:rFonts w:ascii="Times New Roman" w:eastAsia="Times New Roman" w:hAnsi="Times New Roman" w:cs="Times New Roman"/>
          <w:sz w:val="24"/>
          <w:szCs w:val="24"/>
        </w:rPr>
        <w:t xml:space="preserve">, Anh-Vu Vo, Linh Truong-Hong, and Hamid </w:t>
      </w:r>
      <w:proofErr w:type="spellStart"/>
      <w:r>
        <w:rPr>
          <w:rFonts w:ascii="Times New Roman" w:eastAsia="Times New Roman" w:hAnsi="Times New Roman" w:cs="Times New Roman"/>
          <w:sz w:val="24"/>
          <w:szCs w:val="24"/>
        </w:rPr>
        <w:t>Gharibi</w:t>
      </w:r>
      <w:proofErr w:type="spellEnd"/>
      <w:r>
        <w:rPr>
          <w:rFonts w:ascii="Times New Roman" w:eastAsia="Times New Roman" w:hAnsi="Times New Roman" w:cs="Times New Roman"/>
          <w:sz w:val="24"/>
          <w:szCs w:val="24"/>
        </w:rPr>
        <w:t xml:space="preserve">. 2015 aerial laser and photogrammetry survey of </w:t>
      </w:r>
      <w:proofErr w:type="spellStart"/>
      <w:r>
        <w:rPr>
          <w:rFonts w:ascii="Times New Roman" w:eastAsia="Times New Roman" w:hAnsi="Times New Roman" w:cs="Times New Roman"/>
          <w:sz w:val="24"/>
          <w:szCs w:val="24"/>
        </w:rPr>
        <w:t>dublin</w:t>
      </w:r>
      <w:proofErr w:type="spellEnd"/>
      <w:r>
        <w:rPr>
          <w:rFonts w:ascii="Times New Roman" w:eastAsia="Times New Roman" w:hAnsi="Times New Roman" w:cs="Times New Roman"/>
          <w:sz w:val="24"/>
          <w:szCs w:val="24"/>
        </w:rPr>
        <w:t xml:space="preserve"> city collection record. </w:t>
      </w:r>
      <w:hyperlink r:id="rId23" w:history="1">
        <w:r w:rsidRPr="00071C09">
          <w:rPr>
            <w:rStyle w:val="Hyperlink"/>
            <w:rFonts w:ascii="Times New Roman" w:eastAsia="Times New Roman" w:hAnsi="Times New Roman" w:cs="Times New Roman"/>
            <w:sz w:val="24"/>
            <w:szCs w:val="24"/>
            <w:lang w:val="es-MX"/>
          </w:rPr>
          <w:t>doi:10.17609/N8MQ0N</w:t>
        </w:r>
      </w:hyperlink>
    </w:p>
    <w:p w14:paraId="5ED40326" w14:textId="77777777" w:rsidR="00071C09" w:rsidRPr="00B739C4" w:rsidRDefault="00071C09" w:rsidP="00071C09">
      <w:pPr>
        <w:rPr>
          <w:rFonts w:ascii="Times New Roman" w:eastAsia="Times New Roman" w:hAnsi="Times New Roman" w:cs="Times New Roman"/>
          <w:sz w:val="24"/>
          <w:szCs w:val="24"/>
          <w:lang w:val="es-MX"/>
        </w:rPr>
      </w:pPr>
    </w:p>
    <w:p w14:paraId="0689AA37" w14:textId="77777777" w:rsidR="00071C09" w:rsidRDefault="00071C09" w:rsidP="00071C09">
      <w:pPr>
        <w:rPr>
          <w:rFonts w:ascii="Times New Roman" w:eastAsia="Times New Roman" w:hAnsi="Times New Roman" w:cs="Times New Roman"/>
          <w:sz w:val="24"/>
          <w:szCs w:val="24"/>
        </w:rPr>
      </w:pPr>
      <w:r w:rsidRPr="00B739C4">
        <w:rPr>
          <w:rFonts w:ascii="Times New Roman" w:eastAsia="Times New Roman" w:hAnsi="Times New Roman" w:cs="Times New Roman"/>
          <w:sz w:val="24"/>
          <w:szCs w:val="24"/>
          <w:lang w:val="es-MX"/>
        </w:rPr>
        <w:t xml:space="preserve">[2] S M </w:t>
      </w:r>
      <w:proofErr w:type="spellStart"/>
      <w:r w:rsidRPr="00B739C4">
        <w:rPr>
          <w:rFonts w:ascii="Times New Roman" w:eastAsia="Times New Roman" w:hAnsi="Times New Roman" w:cs="Times New Roman"/>
          <w:sz w:val="24"/>
          <w:szCs w:val="24"/>
          <w:lang w:val="es-MX"/>
        </w:rPr>
        <w:t>Iman</w:t>
      </w:r>
      <w:proofErr w:type="spellEnd"/>
      <w:r w:rsidRPr="00B739C4">
        <w:rPr>
          <w:rFonts w:ascii="Times New Roman" w:eastAsia="Times New Roman" w:hAnsi="Times New Roman" w:cs="Times New Roman"/>
          <w:sz w:val="24"/>
          <w:szCs w:val="24"/>
          <w:lang w:val="es-MX"/>
        </w:rPr>
        <w:t xml:space="preserve"> </w:t>
      </w:r>
      <w:proofErr w:type="spellStart"/>
      <w:r w:rsidRPr="00B739C4">
        <w:rPr>
          <w:rFonts w:ascii="Times New Roman" w:eastAsia="Times New Roman" w:hAnsi="Times New Roman" w:cs="Times New Roman"/>
          <w:sz w:val="24"/>
          <w:szCs w:val="24"/>
          <w:lang w:val="es-MX"/>
        </w:rPr>
        <w:t>Zolanvari</w:t>
      </w:r>
      <w:proofErr w:type="spellEnd"/>
      <w:r w:rsidRPr="00B739C4">
        <w:rPr>
          <w:rFonts w:ascii="Times New Roman" w:eastAsia="Times New Roman" w:hAnsi="Times New Roman" w:cs="Times New Roman"/>
          <w:sz w:val="24"/>
          <w:szCs w:val="24"/>
          <w:lang w:val="es-MX"/>
        </w:rPr>
        <w:t xml:space="preserve">, Susana Ruano, </w:t>
      </w:r>
      <w:proofErr w:type="spellStart"/>
      <w:r w:rsidRPr="00B739C4">
        <w:rPr>
          <w:rFonts w:ascii="Times New Roman" w:eastAsia="Times New Roman" w:hAnsi="Times New Roman" w:cs="Times New Roman"/>
          <w:sz w:val="24"/>
          <w:szCs w:val="24"/>
          <w:lang w:val="es-MX"/>
        </w:rPr>
        <w:t>Aakanksha</w:t>
      </w:r>
      <w:proofErr w:type="spellEnd"/>
      <w:r w:rsidRPr="00B739C4">
        <w:rPr>
          <w:rFonts w:ascii="Times New Roman" w:eastAsia="Times New Roman" w:hAnsi="Times New Roman" w:cs="Times New Roman"/>
          <w:sz w:val="24"/>
          <w:szCs w:val="24"/>
          <w:lang w:val="es-MX"/>
        </w:rPr>
        <w:t xml:space="preserve"> Rana, Alan </w:t>
      </w:r>
      <w:proofErr w:type="spellStart"/>
      <w:r w:rsidRPr="00B739C4">
        <w:rPr>
          <w:rFonts w:ascii="Times New Roman" w:eastAsia="Times New Roman" w:hAnsi="Times New Roman" w:cs="Times New Roman"/>
          <w:sz w:val="24"/>
          <w:szCs w:val="24"/>
          <w:lang w:val="es-MX"/>
        </w:rPr>
        <w:t>Cummins</w:t>
      </w:r>
      <w:proofErr w:type="spellEnd"/>
      <w:r w:rsidRPr="00B739C4">
        <w:rPr>
          <w:rFonts w:ascii="Times New Roman" w:eastAsia="Times New Roman" w:hAnsi="Times New Roman" w:cs="Times New Roman"/>
          <w:sz w:val="24"/>
          <w:szCs w:val="24"/>
          <w:lang w:val="es-MX"/>
        </w:rPr>
        <w:t xml:space="preserve">, Rogerio Eduardo da Silva, </w:t>
      </w:r>
      <w:proofErr w:type="spellStart"/>
      <w:r w:rsidRPr="00B739C4">
        <w:rPr>
          <w:rFonts w:ascii="Times New Roman" w:eastAsia="Times New Roman" w:hAnsi="Times New Roman" w:cs="Times New Roman"/>
          <w:sz w:val="24"/>
          <w:szCs w:val="24"/>
          <w:lang w:val="es-MX"/>
        </w:rPr>
        <w:t>Morteza</w:t>
      </w:r>
      <w:proofErr w:type="spellEnd"/>
      <w:r w:rsidRPr="00B739C4">
        <w:rPr>
          <w:rFonts w:ascii="Times New Roman" w:eastAsia="Times New Roman" w:hAnsi="Times New Roman" w:cs="Times New Roman"/>
          <w:sz w:val="24"/>
          <w:szCs w:val="24"/>
          <w:lang w:val="es-MX"/>
        </w:rPr>
        <w:t xml:space="preserve"> </w:t>
      </w:r>
      <w:proofErr w:type="spellStart"/>
      <w:r w:rsidRPr="00B739C4">
        <w:rPr>
          <w:rFonts w:ascii="Times New Roman" w:eastAsia="Times New Roman" w:hAnsi="Times New Roman" w:cs="Times New Roman"/>
          <w:sz w:val="24"/>
          <w:szCs w:val="24"/>
          <w:lang w:val="es-MX"/>
        </w:rPr>
        <w:t>Rahbar</w:t>
      </w:r>
      <w:proofErr w:type="spellEnd"/>
      <w:r w:rsidRPr="00B739C4">
        <w:rPr>
          <w:rFonts w:ascii="Times New Roman" w:eastAsia="Times New Roman" w:hAnsi="Times New Roman" w:cs="Times New Roman"/>
          <w:sz w:val="24"/>
          <w:szCs w:val="24"/>
          <w:lang w:val="es-MX"/>
        </w:rPr>
        <w:t xml:space="preserve">, </w:t>
      </w:r>
      <w:proofErr w:type="spellStart"/>
      <w:r w:rsidRPr="00B739C4">
        <w:rPr>
          <w:rFonts w:ascii="Times New Roman" w:eastAsia="Times New Roman" w:hAnsi="Times New Roman" w:cs="Times New Roman"/>
          <w:sz w:val="24"/>
          <w:szCs w:val="24"/>
          <w:lang w:val="es-MX"/>
        </w:rPr>
        <w:t>Aljosa</w:t>
      </w:r>
      <w:proofErr w:type="spellEnd"/>
      <w:r w:rsidRPr="00B739C4">
        <w:rPr>
          <w:rFonts w:ascii="Times New Roman" w:eastAsia="Times New Roman" w:hAnsi="Times New Roman" w:cs="Times New Roman"/>
          <w:sz w:val="24"/>
          <w:szCs w:val="24"/>
          <w:lang w:val="es-MX"/>
        </w:rPr>
        <w:t xml:space="preserve"> </w:t>
      </w:r>
      <w:proofErr w:type="spellStart"/>
      <w:r w:rsidRPr="00B739C4">
        <w:rPr>
          <w:rFonts w:ascii="Times New Roman" w:eastAsia="Times New Roman" w:hAnsi="Times New Roman" w:cs="Times New Roman"/>
          <w:sz w:val="24"/>
          <w:szCs w:val="24"/>
          <w:lang w:val="es-MX"/>
        </w:rPr>
        <w:t>Smolic</w:t>
      </w:r>
      <w:proofErr w:type="spellEnd"/>
      <w:r w:rsidRPr="00B739C4">
        <w:rPr>
          <w:rFonts w:ascii="Times New Roman" w:eastAsia="Times New Roman" w:hAnsi="Times New Roman" w:cs="Times New Roman"/>
          <w:sz w:val="24"/>
          <w:szCs w:val="24"/>
          <w:lang w:val="es-MX"/>
        </w:rPr>
        <w:t xml:space="preserve">. </w:t>
      </w:r>
      <w:r>
        <w:rPr>
          <w:rFonts w:ascii="Times New Roman" w:eastAsia="Times New Roman" w:hAnsi="Times New Roman" w:cs="Times New Roman"/>
          <w:sz w:val="24"/>
          <w:szCs w:val="24"/>
        </w:rPr>
        <w:t xml:space="preserve">2019 </w:t>
      </w:r>
      <w:proofErr w:type="spellStart"/>
      <w:r>
        <w:rPr>
          <w:rFonts w:ascii="Times New Roman" w:eastAsia="Times New Roman" w:hAnsi="Times New Roman" w:cs="Times New Roman"/>
          <w:sz w:val="24"/>
          <w:szCs w:val="24"/>
        </w:rPr>
        <w:t>DublinCity</w:t>
      </w:r>
      <w:proofErr w:type="spellEnd"/>
      <w:r>
        <w:rPr>
          <w:rFonts w:ascii="Times New Roman" w:eastAsia="Times New Roman" w:hAnsi="Times New Roman" w:cs="Times New Roman"/>
          <w:sz w:val="24"/>
          <w:szCs w:val="24"/>
        </w:rPr>
        <w:t>: Annotated LiDAR Point Cloud and its Applications. 30th BMVC, September 2019.</w:t>
      </w:r>
    </w:p>
    <w:p w14:paraId="6A53B88D" w14:textId="77777777" w:rsidR="00071C09" w:rsidRDefault="00071C09" w:rsidP="00071C09">
      <w:pPr>
        <w:rPr>
          <w:rFonts w:ascii="Times New Roman" w:eastAsia="Times New Roman" w:hAnsi="Times New Roman" w:cs="Times New Roman"/>
          <w:sz w:val="24"/>
          <w:szCs w:val="24"/>
        </w:rPr>
      </w:pPr>
    </w:p>
    <w:p w14:paraId="28DBD862" w14:textId="77777777" w:rsidR="00071C09" w:rsidRPr="002627ED" w:rsidRDefault="00071C09" w:rsidP="00071C09">
      <w:pPr>
        <w:rPr>
          <w:rFonts w:ascii="Times New Roman" w:eastAsia="Times New Roman" w:hAnsi="Times New Roman" w:cs="Times New Roman"/>
          <w:sz w:val="24"/>
          <w:szCs w:val="24"/>
        </w:rPr>
      </w:pPr>
      <w:r w:rsidRPr="002627ED">
        <w:rPr>
          <w:rFonts w:ascii="Times New Roman" w:eastAsia="Times New Roman" w:hAnsi="Times New Roman" w:cs="Times New Roman"/>
          <w:sz w:val="24"/>
          <w:szCs w:val="24"/>
        </w:rPr>
        <w:t>[3] https://v-sense.scss.tcd.ie/dublincity/</w:t>
      </w:r>
    </w:p>
    <w:p w14:paraId="1508F54E" w14:textId="77777777" w:rsidR="00071C09" w:rsidRDefault="00071C09" w:rsidP="00071C09">
      <w:pPr>
        <w:rPr>
          <w:rFonts w:ascii="Times New Roman" w:eastAsia="Times New Roman" w:hAnsi="Times New Roman" w:cs="Times New Roman"/>
          <w:sz w:val="24"/>
          <w:szCs w:val="24"/>
        </w:rPr>
      </w:pPr>
    </w:p>
    <w:p w14:paraId="13B772AD" w14:textId="77777777" w:rsidR="00071C09" w:rsidRDefault="00071C09" w:rsidP="00071C09">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roofErr w:type="gramStart"/>
      <w:r>
        <w:rPr>
          <w:rFonts w:ascii="Times New Roman" w:eastAsia="Times New Roman" w:hAnsi="Times New Roman" w:cs="Times New Roman"/>
          <w:sz w:val="24"/>
          <w:szCs w:val="24"/>
        </w:rPr>
        <w:t>]  Wu</w:t>
      </w:r>
      <w:proofErr w:type="gramEnd"/>
      <w:r>
        <w:rPr>
          <w:rFonts w:ascii="Times New Roman" w:eastAsia="Times New Roman" w:hAnsi="Times New Roman" w:cs="Times New Roman"/>
          <w:sz w:val="24"/>
          <w:szCs w:val="24"/>
        </w:rPr>
        <w:t xml:space="preserve"> Y, Blunden LS, </w:t>
      </w:r>
      <w:proofErr w:type="spellStart"/>
      <w:r>
        <w:rPr>
          <w:rFonts w:ascii="Times New Roman" w:eastAsia="Times New Roman" w:hAnsi="Times New Roman" w:cs="Times New Roman"/>
          <w:sz w:val="24"/>
          <w:szCs w:val="24"/>
        </w:rPr>
        <w:t>Bahaj</w:t>
      </w:r>
      <w:proofErr w:type="spellEnd"/>
      <w:r>
        <w:rPr>
          <w:rFonts w:ascii="Times New Roman" w:eastAsia="Times New Roman" w:hAnsi="Times New Roman" w:cs="Times New Roman"/>
          <w:sz w:val="24"/>
          <w:szCs w:val="24"/>
        </w:rPr>
        <w:t xml:space="preserve"> AS. City-wide building height determination using light detection and ranging data. Environment and Planning B: Urban Analytics and City Science. 2019;46(9):1741-1755. doi:10.1177/2399808318774336</w:t>
      </w:r>
    </w:p>
    <w:p w14:paraId="7FB7194E" w14:textId="77777777" w:rsidR="00071C09" w:rsidRDefault="00071C09" w:rsidP="00071C0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52C9F6" w14:textId="77777777" w:rsidR="00071C09" w:rsidRDefault="00071C09" w:rsidP="00071C0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hyperlink r:id="rId24">
        <w:r>
          <w:rPr>
            <w:rFonts w:ascii="Times New Roman" w:eastAsia="Times New Roman" w:hAnsi="Times New Roman" w:cs="Times New Roman"/>
            <w:color w:val="1B3C72"/>
            <w:sz w:val="24"/>
            <w:szCs w:val="24"/>
            <w:highlight w:val="white"/>
            <w:u w:val="single"/>
          </w:rPr>
          <w:t>Zheng, Z J</w:t>
        </w:r>
      </w:hyperlink>
      <w:r>
        <w:rPr>
          <w:rFonts w:ascii="Times New Roman" w:eastAsia="Times New Roman" w:hAnsi="Times New Roman" w:cs="Times New Roman"/>
          <w:color w:val="555555"/>
          <w:sz w:val="24"/>
          <w:szCs w:val="24"/>
          <w:highlight w:val="white"/>
        </w:rPr>
        <w:t xml:space="preserve">; </w:t>
      </w:r>
      <w:hyperlink r:id="rId25">
        <w:r>
          <w:rPr>
            <w:rFonts w:ascii="Times New Roman" w:eastAsia="Times New Roman" w:hAnsi="Times New Roman" w:cs="Times New Roman"/>
            <w:color w:val="2A5DB0"/>
            <w:sz w:val="24"/>
            <w:szCs w:val="24"/>
            <w:highlight w:val="white"/>
          </w:rPr>
          <w:t>Pan, M</w:t>
        </w:r>
      </w:hyperlink>
      <w:r>
        <w:rPr>
          <w:rFonts w:ascii="Times New Roman" w:eastAsia="Times New Roman" w:hAnsi="Times New Roman" w:cs="Times New Roman"/>
          <w:color w:val="555555"/>
          <w:sz w:val="24"/>
          <w:szCs w:val="24"/>
          <w:highlight w:val="white"/>
        </w:rPr>
        <w:t xml:space="preserve">; </w:t>
      </w:r>
      <w:hyperlink r:id="rId26">
        <w:r>
          <w:rPr>
            <w:rFonts w:ascii="Times New Roman" w:eastAsia="Times New Roman" w:hAnsi="Times New Roman" w:cs="Times New Roman"/>
            <w:color w:val="2A5DB0"/>
            <w:sz w:val="24"/>
            <w:szCs w:val="24"/>
            <w:highlight w:val="white"/>
          </w:rPr>
          <w:t>Pan, W</w:t>
        </w:r>
      </w:hyperlink>
      <w:r>
        <w:rPr>
          <w:rFonts w:ascii="Times New Roman" w:eastAsia="Times New Roman" w:hAnsi="Times New Roman" w:cs="Times New Roman"/>
          <w:color w:val="555555"/>
          <w:sz w:val="24"/>
          <w:szCs w:val="24"/>
          <w:highlight w:val="white"/>
        </w:rPr>
        <w:t>.</w:t>
      </w:r>
      <w:hyperlink r:id="rId27">
        <w:r>
          <w:rPr>
            <w:rFonts w:ascii="Times New Roman" w:eastAsia="Times New Roman" w:hAnsi="Times New Roman" w:cs="Times New Roman"/>
            <w:b/>
            <w:color w:val="2A5DB0"/>
            <w:sz w:val="24"/>
            <w:szCs w:val="24"/>
            <w:highlight w:val="white"/>
          </w:rPr>
          <w:t>ISARC. Proceedings of the International Symposium on Automation and Robotics in Construction</w:t>
        </w:r>
      </w:hyperlink>
      <w:r>
        <w:rPr>
          <w:rFonts w:ascii="Times New Roman" w:eastAsia="Times New Roman" w:hAnsi="Times New Roman" w:cs="Times New Roman"/>
          <w:b/>
          <w:color w:val="555555"/>
          <w:sz w:val="24"/>
          <w:szCs w:val="24"/>
          <w:highlight w:val="white"/>
        </w:rPr>
        <w:t xml:space="preserve">; </w:t>
      </w:r>
      <w:proofErr w:type="gramStart"/>
      <w:r>
        <w:rPr>
          <w:rFonts w:ascii="Times New Roman" w:eastAsia="Times New Roman" w:hAnsi="Times New Roman" w:cs="Times New Roman"/>
          <w:b/>
          <w:color w:val="555555"/>
          <w:sz w:val="24"/>
          <w:szCs w:val="24"/>
          <w:highlight w:val="white"/>
        </w:rPr>
        <w:t>Waterloo</w:t>
      </w:r>
      <w:r>
        <w:rPr>
          <w:rFonts w:ascii="Times New Roman" w:eastAsia="Times New Roman" w:hAnsi="Times New Roman" w:cs="Times New Roman"/>
          <w:color w:val="555555"/>
          <w:sz w:val="24"/>
          <w:szCs w:val="24"/>
          <w:highlight w:val="white"/>
        </w:rPr>
        <w:t xml:space="preserve">  Vol.</w:t>
      </w:r>
      <w:proofErr w:type="gramEnd"/>
      <w:r>
        <w:rPr>
          <w:rFonts w:ascii="Times New Roman" w:eastAsia="Times New Roman" w:hAnsi="Times New Roman" w:cs="Times New Roman"/>
          <w:color w:val="555555"/>
          <w:sz w:val="24"/>
          <w:szCs w:val="24"/>
          <w:highlight w:val="white"/>
        </w:rPr>
        <w:t xml:space="preserve"> 37, : 16-23. Waterloo: IAARC Publications. (2020)</w:t>
      </w:r>
    </w:p>
    <w:p w14:paraId="391AA953" w14:textId="77777777" w:rsidR="00071C09" w:rsidRDefault="00071C09" w:rsidP="00071C09">
      <w:pPr>
        <w:rPr>
          <w:rFonts w:ascii="Times New Roman" w:eastAsia="Times New Roman" w:hAnsi="Times New Roman" w:cs="Times New Roman"/>
          <w:sz w:val="24"/>
          <w:szCs w:val="24"/>
        </w:rPr>
      </w:pPr>
    </w:p>
    <w:p w14:paraId="4EDEAF84" w14:textId="77777777" w:rsidR="00071C09" w:rsidRDefault="00071C09" w:rsidP="00071C09">
      <w:pPr>
        <w:rPr>
          <w:rFonts w:ascii="Times New Roman" w:eastAsia="Times New Roman" w:hAnsi="Times New Roman" w:cs="Times New Roman"/>
          <w:sz w:val="24"/>
          <w:szCs w:val="24"/>
          <w:lang w:val="en-US"/>
        </w:rPr>
      </w:pPr>
      <w:r w:rsidRPr="00B739C4">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6</w:t>
      </w:r>
      <w:r w:rsidRPr="00B739C4">
        <w:rPr>
          <w:rFonts w:ascii="Times New Roman" w:eastAsia="Times New Roman" w:hAnsi="Times New Roman" w:cs="Times New Roman"/>
          <w:sz w:val="24"/>
          <w:szCs w:val="24"/>
          <w:lang w:val="en-US"/>
        </w:rPr>
        <w:t xml:space="preserve">] </w:t>
      </w:r>
      <w:hyperlink r:id="rId28" w:history="1">
        <w:r w:rsidRPr="00B739C4">
          <w:rPr>
            <w:rStyle w:val="Hyperlink"/>
            <w:rFonts w:ascii="Times New Roman" w:eastAsia="Times New Roman" w:hAnsi="Times New Roman" w:cs="Times New Roman"/>
            <w:sz w:val="24"/>
            <w:szCs w:val="24"/>
            <w:lang w:val="en-US"/>
          </w:rPr>
          <w:t>https://www.nbcnewyork.com/investigations/an-inside-look-at-how-nycs-dept-of-buildings-inspects-facades-to-ensure-safety/2293595/</w:t>
        </w:r>
      </w:hyperlink>
      <w:r w:rsidRPr="00B739C4">
        <w:rPr>
          <w:rFonts w:ascii="Times New Roman" w:eastAsia="Times New Roman" w:hAnsi="Times New Roman" w:cs="Times New Roman"/>
          <w:sz w:val="24"/>
          <w:szCs w:val="24"/>
          <w:lang w:val="en-US"/>
        </w:rPr>
        <w:t xml:space="preserve"> (ne</w:t>
      </w:r>
      <w:r>
        <w:rPr>
          <w:rFonts w:ascii="Times New Roman" w:eastAsia="Times New Roman" w:hAnsi="Times New Roman" w:cs="Times New Roman"/>
          <w:sz w:val="24"/>
          <w:szCs w:val="24"/>
          <w:lang w:val="en-US"/>
        </w:rPr>
        <w:t>eds to be properly cited)</w:t>
      </w:r>
    </w:p>
    <w:p w14:paraId="5000370A" w14:textId="77777777" w:rsidR="00071C09" w:rsidRDefault="00071C09" w:rsidP="00071C09">
      <w:pPr>
        <w:rPr>
          <w:rFonts w:ascii="Times New Roman" w:eastAsia="Times New Roman" w:hAnsi="Times New Roman" w:cs="Times New Roman"/>
          <w:sz w:val="24"/>
          <w:szCs w:val="24"/>
          <w:lang w:val="en-US"/>
        </w:rPr>
      </w:pPr>
    </w:p>
    <w:p w14:paraId="334C5D8A" w14:textId="77777777" w:rsidR="00071C09" w:rsidRDefault="00071C09" w:rsidP="00071C09">
      <w:pPr>
        <w:rPr>
          <w:rFonts w:ascii="Times New Roman" w:eastAsia="Times New Roman" w:hAnsi="Times New Roman" w:cs="Times New Roman"/>
          <w:sz w:val="24"/>
          <w:szCs w:val="24"/>
          <w:lang w:val="en-US"/>
        </w:rPr>
      </w:pPr>
      <w:r w:rsidRPr="00FB2D70">
        <w:rPr>
          <w:rFonts w:ascii="Times New Roman" w:eastAsia="Times New Roman" w:hAnsi="Times New Roman" w:cs="Times New Roman"/>
          <w:sz w:val="24"/>
          <w:szCs w:val="24"/>
          <w:lang w:val="en-US"/>
        </w:rPr>
        <w:t xml:space="preserve">[7] </w:t>
      </w:r>
      <w:hyperlink r:id="rId29" w:history="1">
        <w:r w:rsidRPr="00FB2D70">
          <w:rPr>
            <w:rStyle w:val="Hyperlink"/>
            <w:rFonts w:ascii="Times New Roman" w:eastAsia="Times New Roman" w:hAnsi="Times New Roman" w:cs="Times New Roman"/>
            <w:sz w:val="24"/>
            <w:szCs w:val="24"/>
            <w:lang w:val="en-US"/>
          </w:rPr>
          <w:t>https://www.danielgm.net/cc/</w:t>
        </w:r>
      </w:hyperlink>
      <w:r w:rsidRPr="00FB2D70">
        <w:rPr>
          <w:rFonts w:ascii="Times New Roman" w:eastAsia="Times New Roman" w:hAnsi="Times New Roman" w:cs="Times New Roman"/>
          <w:sz w:val="24"/>
          <w:szCs w:val="24"/>
          <w:lang w:val="en-US"/>
        </w:rPr>
        <w:t xml:space="preserve"> (clou</w:t>
      </w:r>
      <w:r>
        <w:rPr>
          <w:rFonts w:ascii="Times New Roman" w:eastAsia="Times New Roman" w:hAnsi="Times New Roman" w:cs="Times New Roman"/>
          <w:sz w:val="24"/>
          <w:szCs w:val="24"/>
          <w:lang w:val="en-US"/>
        </w:rPr>
        <w:t>d compare, needs to be properly cited)</w:t>
      </w:r>
    </w:p>
    <w:p w14:paraId="13AD47FC" w14:textId="77777777" w:rsidR="00071C09" w:rsidRDefault="00071C09" w:rsidP="00071C09">
      <w:pPr>
        <w:rPr>
          <w:rFonts w:ascii="Times New Roman" w:eastAsia="Times New Roman" w:hAnsi="Times New Roman" w:cs="Times New Roman"/>
          <w:sz w:val="24"/>
          <w:szCs w:val="24"/>
          <w:lang w:val="en-US"/>
        </w:rPr>
      </w:pPr>
    </w:p>
    <w:p w14:paraId="79AF41A5" w14:textId="77777777" w:rsidR="00071C09" w:rsidRPr="002627ED" w:rsidRDefault="00071C09" w:rsidP="00071C0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[8] </w:t>
      </w:r>
      <w:hyperlink r:id="rId30" w:history="1">
        <w:r w:rsidRPr="00B833A8">
          <w:rPr>
            <w:rStyle w:val="Hyperlink"/>
            <w:rFonts w:ascii="Times New Roman" w:eastAsia="Times New Roman" w:hAnsi="Times New Roman" w:cs="Times New Roman"/>
            <w:sz w:val="24"/>
            <w:szCs w:val="24"/>
            <w:lang w:val="en-US"/>
          </w:rPr>
          <w:t>https://scikit-learn.org/stable/modules/generated/sklearn.linear_model.LogisticRegression.html</w:t>
        </w:r>
      </w:hyperlink>
      <w:r>
        <w:rPr>
          <w:rStyle w:val="Hyperlink"/>
          <w:rFonts w:ascii="Times New Roman" w:eastAsia="Times New Roman" w:hAnsi="Times New Roman" w:cs="Times New Roman"/>
          <w:sz w:val="24"/>
          <w:szCs w:val="24"/>
          <w:lang w:val="en-US"/>
        </w:rPr>
        <w:t xml:space="preserve"> </w:t>
      </w:r>
      <w:r w:rsidRPr="002627ED">
        <w:rPr>
          <w:rStyle w:val="Hyperlink"/>
          <w:rFonts w:ascii="Times New Roman" w:eastAsia="Times New Roman" w:hAnsi="Times New Roman" w:cs="Times New Roman"/>
          <w:color w:val="auto"/>
          <w:sz w:val="24"/>
          <w:szCs w:val="24"/>
          <w:u w:val="none"/>
          <w:lang w:val="en-US"/>
        </w:rPr>
        <w:t>(sci-kit learn for Logistic Regression, needs to be properly cited)</w:t>
      </w:r>
    </w:p>
    <w:p w14:paraId="5376527F" w14:textId="77777777" w:rsidR="00071C09" w:rsidRDefault="00071C09" w:rsidP="00071C09">
      <w:pPr>
        <w:rPr>
          <w:rFonts w:ascii="Times New Roman" w:eastAsia="Times New Roman" w:hAnsi="Times New Roman" w:cs="Times New Roman"/>
          <w:sz w:val="24"/>
          <w:szCs w:val="24"/>
          <w:lang w:val="en-US"/>
        </w:rPr>
      </w:pPr>
    </w:p>
    <w:p w14:paraId="7D47C034" w14:textId="77777777" w:rsidR="00071C09" w:rsidRPr="002627ED" w:rsidRDefault="00071C09" w:rsidP="00071C0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[9]</w:t>
      </w:r>
      <w:r w:rsidRPr="00B45FA4">
        <w:t xml:space="preserve"> </w:t>
      </w:r>
      <w:hyperlink r:id="rId31" w:history="1">
        <w:r w:rsidRPr="00B833A8">
          <w:rPr>
            <w:rStyle w:val="Hyperlink"/>
            <w:rFonts w:ascii="Times New Roman" w:eastAsia="Times New Roman" w:hAnsi="Times New Roman" w:cs="Times New Roman"/>
            <w:sz w:val="24"/>
            <w:szCs w:val="24"/>
            <w:lang w:val="en-US"/>
          </w:rPr>
          <w:t>https://scikit-learn.org/stable/modules/generated/sklearn.svm.SVC.html</w:t>
        </w:r>
      </w:hyperlink>
      <w:r>
        <w:rPr>
          <w:rStyle w:val="Hyperlink"/>
          <w:rFonts w:ascii="Times New Roman" w:eastAsia="Times New Roman" w:hAnsi="Times New Roman" w:cs="Times New Roman"/>
          <w:sz w:val="24"/>
          <w:szCs w:val="24"/>
          <w:lang w:val="en-US"/>
        </w:rPr>
        <w:t xml:space="preserve"> </w:t>
      </w:r>
      <w:r w:rsidRPr="002627ED">
        <w:rPr>
          <w:rStyle w:val="Hyperlink"/>
          <w:rFonts w:ascii="Times New Roman" w:eastAsia="Times New Roman" w:hAnsi="Times New Roman" w:cs="Times New Roman"/>
          <w:color w:val="auto"/>
          <w:sz w:val="24"/>
          <w:szCs w:val="24"/>
          <w:u w:val="none"/>
          <w:lang w:val="en-US"/>
        </w:rPr>
        <w:t>(sci-kit learn for SVMs, needs to be properly cited)</w:t>
      </w:r>
    </w:p>
    <w:p w14:paraId="44A58493" w14:textId="77777777" w:rsidR="00071C09" w:rsidRDefault="00071C09" w:rsidP="00071C09">
      <w:pPr>
        <w:rPr>
          <w:rFonts w:ascii="Times New Roman" w:eastAsia="Times New Roman" w:hAnsi="Times New Roman" w:cs="Times New Roman"/>
          <w:sz w:val="24"/>
          <w:szCs w:val="24"/>
          <w:lang w:val="en-US"/>
        </w:rPr>
      </w:pPr>
    </w:p>
    <w:p w14:paraId="1CDBD4A5" w14:textId="77777777" w:rsidR="00071C09" w:rsidRDefault="00071C09" w:rsidP="00071C09">
      <w:pPr>
        <w:rPr>
          <w:rFonts w:ascii="Times New Roman" w:eastAsia="Times New Roman" w:hAnsi="Times New Roman" w:cs="Times New Roman"/>
          <w:sz w:val="24"/>
          <w:szCs w:val="24"/>
          <w:lang w:val="en-US"/>
        </w:rPr>
      </w:pPr>
    </w:p>
    <w:p w14:paraId="38797E3B" w14:textId="77777777" w:rsidR="00071C09" w:rsidRDefault="00071C09" w:rsidP="00071C09">
      <w:pPr>
        <w:rPr>
          <w:rStyle w:val="Hyperlink"/>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[10] </w:t>
      </w:r>
      <w:hyperlink r:id="rId32" w:history="1">
        <w:r w:rsidRPr="00B833A8">
          <w:rPr>
            <w:rStyle w:val="Hyperlink"/>
            <w:rFonts w:ascii="Times New Roman" w:eastAsia="Times New Roman" w:hAnsi="Times New Roman" w:cs="Times New Roman"/>
            <w:sz w:val="24"/>
            <w:szCs w:val="24"/>
            <w:lang w:val="en-US"/>
          </w:rPr>
          <w:t>https://scikit-learn.org/stable/modules/generated/sklearn.ensemble.RandomForestClassifier.html</w:t>
        </w:r>
      </w:hyperlink>
      <w:r>
        <w:rPr>
          <w:rStyle w:val="Hyperlink"/>
          <w:rFonts w:ascii="Times New Roman" w:eastAsia="Times New Roman" w:hAnsi="Times New Roman" w:cs="Times New Roman"/>
          <w:sz w:val="24"/>
          <w:szCs w:val="24"/>
          <w:lang w:val="en-US"/>
        </w:rPr>
        <w:t xml:space="preserve"> </w:t>
      </w:r>
      <w:r w:rsidRPr="002627ED">
        <w:rPr>
          <w:rStyle w:val="Hyperlink"/>
          <w:rFonts w:ascii="Times New Roman" w:eastAsia="Times New Roman" w:hAnsi="Times New Roman" w:cs="Times New Roman"/>
          <w:color w:val="auto"/>
          <w:sz w:val="24"/>
          <w:szCs w:val="24"/>
          <w:u w:val="none"/>
          <w:lang w:val="en-US"/>
        </w:rPr>
        <w:t>(sci-kit learn for RFs, needs to be properly cited)</w:t>
      </w:r>
    </w:p>
    <w:p w14:paraId="27EC716E" w14:textId="77777777" w:rsidR="00071C09" w:rsidRDefault="00071C09" w:rsidP="00071C09">
      <w:pPr>
        <w:rPr>
          <w:rStyle w:val="Hyperlink"/>
          <w:rFonts w:ascii="Times New Roman" w:eastAsia="Times New Roman" w:hAnsi="Times New Roman" w:cs="Times New Roman"/>
          <w:sz w:val="24"/>
          <w:szCs w:val="24"/>
          <w:lang w:val="en-US"/>
        </w:rPr>
      </w:pPr>
    </w:p>
    <w:p w14:paraId="34C85431" w14:textId="24A2F779" w:rsidR="00071C09" w:rsidRDefault="00071C09" w:rsidP="00071C09">
      <w:pPr>
        <w:rPr>
          <w:rStyle w:val="Hyperlink"/>
          <w:rFonts w:ascii="Times New Roman" w:eastAsia="Times New Roman" w:hAnsi="Times New Roman" w:cs="Times New Roman"/>
          <w:color w:val="auto"/>
          <w:sz w:val="24"/>
          <w:szCs w:val="24"/>
          <w:u w:val="none"/>
          <w:lang w:val="es-MX"/>
        </w:rPr>
      </w:pPr>
      <w:r w:rsidRPr="002627ED">
        <w:rPr>
          <w:rStyle w:val="Hyperlink"/>
          <w:rFonts w:ascii="Times New Roman" w:eastAsia="Times New Roman" w:hAnsi="Times New Roman" w:cs="Times New Roman"/>
          <w:sz w:val="24"/>
          <w:szCs w:val="24"/>
          <w:lang w:val="es-MX"/>
        </w:rPr>
        <w:t xml:space="preserve">[11] </w:t>
      </w:r>
      <w:hyperlink r:id="rId33" w:history="1">
        <w:r w:rsidRPr="002627ED">
          <w:rPr>
            <w:rStyle w:val="Hyperlink"/>
            <w:rFonts w:ascii="Times New Roman" w:eastAsia="Times New Roman" w:hAnsi="Times New Roman" w:cs="Times New Roman"/>
            <w:sz w:val="24"/>
            <w:szCs w:val="24"/>
            <w:lang w:val="es-MX"/>
          </w:rPr>
          <w:t>https://numpy.org/doc/</w:t>
        </w:r>
      </w:hyperlink>
      <w:r w:rsidRPr="002627ED">
        <w:rPr>
          <w:rStyle w:val="Hyperlink"/>
          <w:rFonts w:ascii="Times New Roman" w:eastAsia="Times New Roman" w:hAnsi="Times New Roman" w:cs="Times New Roman"/>
          <w:sz w:val="24"/>
          <w:szCs w:val="24"/>
          <w:lang w:val="es-MX"/>
        </w:rPr>
        <w:t xml:space="preserve"> </w:t>
      </w:r>
      <w:r w:rsidRPr="002627ED">
        <w:rPr>
          <w:rStyle w:val="Hyperlink"/>
          <w:rFonts w:ascii="Times New Roman" w:eastAsia="Times New Roman" w:hAnsi="Times New Roman" w:cs="Times New Roman"/>
          <w:color w:val="auto"/>
          <w:sz w:val="24"/>
          <w:szCs w:val="24"/>
          <w:u w:val="none"/>
          <w:lang w:val="es-MX"/>
        </w:rPr>
        <w:t>(</w:t>
      </w:r>
      <w:proofErr w:type="spellStart"/>
      <w:r w:rsidRPr="002627ED">
        <w:rPr>
          <w:rStyle w:val="Hyperlink"/>
          <w:rFonts w:ascii="Times New Roman" w:eastAsia="Times New Roman" w:hAnsi="Times New Roman" w:cs="Times New Roman"/>
          <w:color w:val="auto"/>
          <w:sz w:val="24"/>
          <w:szCs w:val="24"/>
          <w:u w:val="none"/>
          <w:lang w:val="es-MX"/>
        </w:rPr>
        <w:t>Numpy</w:t>
      </w:r>
      <w:proofErr w:type="spellEnd"/>
      <w:r w:rsidRPr="002627ED">
        <w:rPr>
          <w:rStyle w:val="Hyperlink"/>
          <w:rFonts w:ascii="Times New Roman" w:eastAsia="Times New Roman" w:hAnsi="Times New Roman" w:cs="Times New Roman"/>
          <w:color w:val="auto"/>
          <w:sz w:val="24"/>
          <w:szCs w:val="24"/>
          <w:u w:val="none"/>
          <w:lang w:val="es-MX"/>
        </w:rPr>
        <w:t xml:space="preserve"> </w:t>
      </w:r>
      <w:proofErr w:type="spellStart"/>
      <w:r w:rsidRPr="002627ED">
        <w:rPr>
          <w:rStyle w:val="Hyperlink"/>
          <w:rFonts w:ascii="Times New Roman" w:eastAsia="Times New Roman" w:hAnsi="Times New Roman" w:cs="Times New Roman"/>
          <w:color w:val="auto"/>
          <w:sz w:val="24"/>
          <w:szCs w:val="24"/>
          <w:u w:val="none"/>
          <w:lang w:val="es-MX"/>
        </w:rPr>
        <w:t>documentation</w:t>
      </w:r>
      <w:proofErr w:type="spellEnd"/>
      <w:r w:rsidRPr="002627ED">
        <w:rPr>
          <w:rStyle w:val="Hyperlink"/>
          <w:rFonts w:ascii="Times New Roman" w:eastAsia="Times New Roman" w:hAnsi="Times New Roman" w:cs="Times New Roman"/>
          <w:color w:val="auto"/>
          <w:sz w:val="24"/>
          <w:szCs w:val="24"/>
          <w:u w:val="none"/>
          <w:lang w:val="es-MX"/>
        </w:rPr>
        <w:t>)</w:t>
      </w:r>
    </w:p>
    <w:p w14:paraId="1AFCA018" w14:textId="689688F7" w:rsidR="00AF6B8D" w:rsidRDefault="00AF6B8D" w:rsidP="00071C09">
      <w:pPr>
        <w:rPr>
          <w:rStyle w:val="Hyperlink"/>
          <w:rFonts w:ascii="Times New Roman" w:eastAsia="Times New Roman" w:hAnsi="Times New Roman" w:cs="Times New Roman"/>
          <w:color w:val="auto"/>
          <w:sz w:val="24"/>
          <w:szCs w:val="24"/>
          <w:u w:val="none"/>
          <w:lang w:val="es-MX"/>
        </w:rPr>
      </w:pPr>
    </w:p>
    <w:p w14:paraId="72115A2C" w14:textId="19C784C9" w:rsidR="00AF6B8D" w:rsidRPr="00AF6B8D" w:rsidRDefault="00AF6B8D" w:rsidP="00071C09">
      <w:pPr>
        <w:rPr>
          <w:rFonts w:ascii="Times New Roman" w:eastAsia="Times New Roman" w:hAnsi="Times New Roman" w:cs="Times New Roman"/>
          <w:sz w:val="24"/>
          <w:szCs w:val="24"/>
          <w:lang w:val="es-MX"/>
        </w:rPr>
      </w:pPr>
      <w:r w:rsidRPr="00AF6B8D">
        <w:rPr>
          <w:rStyle w:val="Hyperlink"/>
          <w:rFonts w:ascii="Times New Roman" w:eastAsia="Times New Roman" w:hAnsi="Times New Roman" w:cs="Times New Roman"/>
          <w:color w:val="auto"/>
          <w:sz w:val="24"/>
          <w:szCs w:val="24"/>
          <w:u w:val="none"/>
          <w:lang w:val="es-MX"/>
        </w:rPr>
        <w:t xml:space="preserve">[12] </w:t>
      </w:r>
      <w:hyperlink r:id="rId34" w:history="1">
        <w:r w:rsidRPr="000D78EC">
          <w:rPr>
            <w:rStyle w:val="Hyperlink"/>
            <w:sz w:val="21"/>
            <w:szCs w:val="21"/>
            <w:shd w:val="clear" w:color="auto" w:fill="FFFFFF"/>
            <w:lang w:val="es-MX"/>
          </w:rPr>
          <w:t>https://github.com/WillKoehrsen/Machine-Learning-Projects/blob/master/Random%20Forest%20Tutorial.ipynb</w:t>
        </w:r>
      </w:hyperlink>
    </w:p>
    <w:p w14:paraId="04529D5E" w14:textId="77777777" w:rsidR="00071C09" w:rsidRPr="00AF6B8D" w:rsidRDefault="00071C09" w:rsidP="00071C09">
      <w:pPr>
        <w:rPr>
          <w:rFonts w:ascii="Times New Roman" w:eastAsia="Times New Roman" w:hAnsi="Times New Roman" w:cs="Times New Roman"/>
          <w:sz w:val="24"/>
          <w:szCs w:val="24"/>
          <w:lang w:val="es-MX"/>
        </w:rPr>
      </w:pPr>
    </w:p>
    <w:p w14:paraId="66B2442D" w14:textId="55942C19" w:rsidR="00A841CC" w:rsidRPr="00AF6B8D" w:rsidRDefault="00A841CC" w:rsidP="00071C09">
      <w:pPr>
        <w:rPr>
          <w:rFonts w:ascii="Times New Roman" w:eastAsia="Times New Roman" w:hAnsi="Times New Roman" w:cs="Times New Roman"/>
          <w:b/>
          <w:sz w:val="24"/>
          <w:szCs w:val="24"/>
          <w:lang w:val="es-MX"/>
        </w:rPr>
      </w:pPr>
    </w:p>
    <w:sectPr w:rsidR="00A841CC" w:rsidRPr="00AF6B8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icrosoft Office User" w:date="2021-06-07T13:13:00Z" w:initials="MOU">
    <w:p w14:paraId="367B9A23" w14:textId="77777777" w:rsidR="00294C44" w:rsidRDefault="00294C44" w:rsidP="00294C44">
      <w:pPr>
        <w:pStyle w:val="CommentText"/>
      </w:pPr>
      <w:r>
        <w:rPr>
          <w:rStyle w:val="CommentReference"/>
        </w:rPr>
        <w:annotationRef/>
      </w:r>
      <w:r>
        <w:t xml:space="preserve">State what they </w:t>
      </w:r>
      <w:proofErr w:type="gramStart"/>
      <w:r>
        <w:t>are</w:t>
      </w:r>
      <w:proofErr w:type="gramEnd"/>
    </w:p>
  </w:comment>
  <w:comment w:id="7" w:author="Microsoft Office User" w:date="2021-06-07T13:11:00Z" w:initials="MOU">
    <w:p w14:paraId="3ED5077B" w14:textId="77777777" w:rsidR="00294C44" w:rsidRDefault="00294C44" w:rsidP="00294C44">
      <w:pPr>
        <w:pStyle w:val="CommentText"/>
        <w:numPr>
          <w:ilvl w:val="0"/>
          <w:numId w:val="1"/>
        </w:numPr>
      </w:pPr>
      <w:r>
        <w:rPr>
          <w:rStyle w:val="CommentReference"/>
        </w:rPr>
        <w:annotationRef/>
      </w:r>
      <w:r>
        <w:t xml:space="preserve">I am surprised that they are the </w:t>
      </w:r>
      <w:proofErr w:type="gramStart"/>
      <w:r>
        <w:t>same</w:t>
      </w:r>
      <w:proofErr w:type="gramEnd"/>
    </w:p>
    <w:p w14:paraId="0D8CE090" w14:textId="77777777" w:rsidR="00294C44" w:rsidRDefault="00294C44" w:rsidP="00294C44">
      <w:pPr>
        <w:pStyle w:val="CommentText"/>
        <w:numPr>
          <w:ilvl w:val="0"/>
          <w:numId w:val="1"/>
        </w:numPr>
      </w:pPr>
      <w:r>
        <w:t>Which technique worked best?</w:t>
      </w:r>
    </w:p>
    <w:p w14:paraId="708FB6D9" w14:textId="77777777" w:rsidR="00294C44" w:rsidRDefault="00294C44" w:rsidP="00294C44">
      <w:pPr>
        <w:pStyle w:val="CommentText"/>
        <w:numPr>
          <w:ilvl w:val="0"/>
          <w:numId w:val="1"/>
        </w:numPr>
      </w:pPr>
      <w:r>
        <w:t>What was the range of the performance in terms of both time and accuracy?</w:t>
      </w:r>
    </w:p>
  </w:comment>
  <w:comment w:id="8" w:author="Michelle Lee" w:date="2021-06-07T20:29:00Z" w:initials="ML">
    <w:p w14:paraId="5466880F" w14:textId="77777777" w:rsidR="00294C44" w:rsidRDefault="00294C44" w:rsidP="00294C44">
      <w:pPr>
        <w:pStyle w:val="CommentText"/>
        <w:numPr>
          <w:ilvl w:val="0"/>
          <w:numId w:val="2"/>
        </w:numPr>
      </w:pPr>
      <w:r>
        <w:rPr>
          <w:rStyle w:val="CommentReference"/>
        </w:rPr>
        <w:annotationRef/>
      </w:r>
      <w:r>
        <w:t>SVM (slowest runtime)</w:t>
      </w:r>
      <w:r>
        <w:br/>
        <w:t xml:space="preserve">3. RF had a slightly worse performance (about 3 to 5 percentage points lower) than </w:t>
      </w:r>
      <w:proofErr w:type="gramStart"/>
      <w:r>
        <w:t>SVM, but</w:t>
      </w:r>
      <w:proofErr w:type="gramEnd"/>
      <w:r>
        <w:t xml:space="preserve"> ran faster. Haven’t precisely </w:t>
      </w:r>
      <w:proofErr w:type="spellStart"/>
      <w:r>
        <w:t>tim</w:t>
      </w:r>
      <w:proofErr w:type="spellEnd"/>
    </w:p>
  </w:comment>
  <w:comment w:id="19" w:author="Mei Shin Lee" w:date="2021-06-03T23:36:00Z" w:initials="">
    <w:p w14:paraId="3D6956EC" w14:textId="77777777" w:rsidR="00294C44" w:rsidRDefault="00294C44" w:rsidP="00294C44">
      <w:pPr>
        <w:widowControl w:val="0"/>
        <w:pBdr>
          <w:top w:val="nil"/>
          <w:left w:val="nil"/>
          <w:bottom w:val="nil"/>
          <w:right w:val="nil"/>
          <w:between w:val="nil"/>
        </w:pBdr>
        <w:spacing w:line="240" w:lineRule="auto"/>
        <w:rPr>
          <w:color w:val="000000"/>
        </w:rPr>
      </w:pPr>
      <w:r>
        <w:rPr>
          <w:color w:val="000000"/>
        </w:rPr>
        <w:t>Do I need to cite a reference here?</w:t>
      </w:r>
    </w:p>
  </w:comment>
  <w:comment w:id="20" w:author="Microsoft Office User" w:date="2021-06-07T13:15:00Z" w:initials="MOU">
    <w:p w14:paraId="0D38628C" w14:textId="77777777" w:rsidR="00294C44" w:rsidRDefault="00294C44" w:rsidP="00294C44">
      <w:pPr>
        <w:pStyle w:val="CommentText"/>
      </w:pPr>
      <w:r>
        <w:rPr>
          <w:rStyle w:val="CommentReference"/>
        </w:rPr>
        <w:annotationRef/>
      </w:r>
      <w:r>
        <w:t xml:space="preserve">If this is someone else’s then it needs a </w:t>
      </w:r>
      <w:proofErr w:type="gramStart"/>
      <w:r>
        <w:t>reference</w:t>
      </w:r>
      <w:proofErr w:type="gramEnd"/>
    </w:p>
  </w:comment>
  <w:comment w:id="23" w:author="Michelle Lee" w:date="2021-06-19T21:02:00Z" w:initials="ML">
    <w:p w14:paraId="45A69B2F" w14:textId="6A092881" w:rsidR="00F052B2" w:rsidRDefault="00F052B2">
      <w:pPr>
        <w:pStyle w:val="CommentText"/>
      </w:pPr>
      <w:r>
        <w:rPr>
          <w:rStyle w:val="CommentReference"/>
        </w:rPr>
        <w:annotationRef/>
      </w:r>
      <w:r>
        <w:t>Door = 6000 and window = 6000</w:t>
      </w:r>
    </w:p>
  </w:comment>
  <w:comment w:id="24" w:author="Michelle Lee" w:date="2021-06-09T01:15:00Z" w:initials="ML">
    <w:p w14:paraId="27BF0DE4" w14:textId="77777777" w:rsidR="00294C44" w:rsidRDefault="00294C44" w:rsidP="00294C44">
      <w:pPr>
        <w:pStyle w:val="CommentText"/>
      </w:pPr>
      <w:r>
        <w:rPr>
          <w:rStyle w:val="CommentReference"/>
        </w:rPr>
        <w:annotationRef/>
      </w:r>
      <w:r>
        <w:t>I also used transformations on SVMs (with different kernels)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7B9A23" w15:done="0"/>
  <w15:commentEx w15:paraId="708FB6D9" w15:done="0"/>
  <w15:commentEx w15:paraId="5466880F" w15:paraIdParent="708FB6D9" w15:done="0"/>
  <w15:commentEx w15:paraId="3D6956EC" w15:done="0"/>
  <w15:commentEx w15:paraId="0D38628C" w15:done="0"/>
  <w15:commentEx w15:paraId="45A69B2F" w15:done="0"/>
  <w15:commentEx w15:paraId="27BF0D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9001A" w16cex:dateUtc="2021-06-08T00:29:00Z"/>
  <w16cex:commentExtensible w16cex:durableId="2478D9F8" w16cex:dateUtc="2021-06-20T01:02:00Z"/>
  <w16cex:commentExtensible w16cex:durableId="246E42A8" w16cex:dateUtc="2021-06-09T05: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7B9A23" w16cid:durableId="246899DD"/>
  <w16cid:commentId w16cid:paraId="708FB6D9" w16cid:durableId="2468999D"/>
  <w16cid:commentId w16cid:paraId="5466880F" w16cid:durableId="2469001A"/>
  <w16cid:commentId w16cid:paraId="3D6956EC" w16cid:durableId="246E4838"/>
  <w16cid:commentId w16cid:paraId="0D38628C" w16cid:durableId="246E4837"/>
  <w16cid:commentId w16cid:paraId="45A69B2F" w16cid:durableId="2478D9F8"/>
  <w16cid:commentId w16cid:paraId="27BF0DE4" w16cid:durableId="246E42A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752D"/>
    <w:multiLevelType w:val="hybridMultilevel"/>
    <w:tmpl w:val="0286520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8135DF"/>
    <w:multiLevelType w:val="hybridMultilevel"/>
    <w:tmpl w:val="614C2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CD42BC"/>
    <w:multiLevelType w:val="hybridMultilevel"/>
    <w:tmpl w:val="CF8CC7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5FB3767"/>
    <w:multiLevelType w:val="hybridMultilevel"/>
    <w:tmpl w:val="AD5C4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9B1444"/>
    <w:multiLevelType w:val="hybridMultilevel"/>
    <w:tmpl w:val="B330E4C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BE53C3"/>
    <w:multiLevelType w:val="hybridMultilevel"/>
    <w:tmpl w:val="EB2A2AAC"/>
    <w:lvl w:ilvl="0" w:tplc="4FF25C56">
      <w:start w:val="2"/>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836758"/>
    <w:multiLevelType w:val="hybridMultilevel"/>
    <w:tmpl w:val="AD5C4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3"/>
  </w:num>
  <w:num w:numId="5">
    <w:abstractNumId w:val="2"/>
  </w:num>
  <w:num w:numId="6">
    <w:abstractNumId w:val="6"/>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rson w15:author="Michelle Lee">
    <w15:presenceInfo w15:providerId="Windows Live" w15:userId="b24e0fa4664c7c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94C44"/>
    <w:rsid w:val="00071C09"/>
    <w:rsid w:val="000F7CD6"/>
    <w:rsid w:val="001032D7"/>
    <w:rsid w:val="00140C12"/>
    <w:rsid w:val="00156175"/>
    <w:rsid w:val="00187E14"/>
    <w:rsid w:val="00193B35"/>
    <w:rsid w:val="001E35F6"/>
    <w:rsid w:val="001E711B"/>
    <w:rsid w:val="00294C44"/>
    <w:rsid w:val="0036552E"/>
    <w:rsid w:val="003770A0"/>
    <w:rsid w:val="003A0FEC"/>
    <w:rsid w:val="004777A8"/>
    <w:rsid w:val="004D46C0"/>
    <w:rsid w:val="004F1A6A"/>
    <w:rsid w:val="00510CCD"/>
    <w:rsid w:val="00516E3B"/>
    <w:rsid w:val="005315E3"/>
    <w:rsid w:val="00533AF1"/>
    <w:rsid w:val="00554E24"/>
    <w:rsid w:val="00586F71"/>
    <w:rsid w:val="0060321F"/>
    <w:rsid w:val="00625F95"/>
    <w:rsid w:val="00687F96"/>
    <w:rsid w:val="00693AA4"/>
    <w:rsid w:val="006C55D2"/>
    <w:rsid w:val="00733B10"/>
    <w:rsid w:val="007754D1"/>
    <w:rsid w:val="007B1E46"/>
    <w:rsid w:val="007C498E"/>
    <w:rsid w:val="007D3F21"/>
    <w:rsid w:val="009310A1"/>
    <w:rsid w:val="00967D72"/>
    <w:rsid w:val="009A01B4"/>
    <w:rsid w:val="009A4634"/>
    <w:rsid w:val="009D3C87"/>
    <w:rsid w:val="009E6B9F"/>
    <w:rsid w:val="00A841CC"/>
    <w:rsid w:val="00AB7DD0"/>
    <w:rsid w:val="00AF6B8D"/>
    <w:rsid w:val="00B05E7A"/>
    <w:rsid w:val="00B27043"/>
    <w:rsid w:val="00BB16DF"/>
    <w:rsid w:val="00C62B99"/>
    <w:rsid w:val="00CC4992"/>
    <w:rsid w:val="00D512C6"/>
    <w:rsid w:val="00DE39FB"/>
    <w:rsid w:val="00DF511C"/>
    <w:rsid w:val="00DF5D5A"/>
    <w:rsid w:val="00E8061C"/>
    <w:rsid w:val="00E82655"/>
    <w:rsid w:val="00E93081"/>
    <w:rsid w:val="00E94DA0"/>
    <w:rsid w:val="00EC3DE0"/>
    <w:rsid w:val="00F052B2"/>
    <w:rsid w:val="00F50285"/>
    <w:rsid w:val="00F7615E"/>
    <w:rsid w:val="00FA0D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07E8B"/>
  <w15:docId w15:val="{05FF634C-679C-4EDD-AC5E-853CA40E1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C44"/>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rsid w:val="00294C44"/>
    <w:pPr>
      <w:spacing w:line="240" w:lineRule="auto"/>
    </w:pPr>
    <w:rPr>
      <w:sz w:val="20"/>
      <w:szCs w:val="20"/>
    </w:rPr>
  </w:style>
  <w:style w:type="character" w:customStyle="1" w:styleId="CommentTextChar">
    <w:name w:val="Comment Text Char"/>
    <w:basedOn w:val="DefaultParagraphFont"/>
    <w:link w:val="CommentText"/>
    <w:uiPriority w:val="99"/>
    <w:semiHidden/>
    <w:rsid w:val="00294C44"/>
    <w:rPr>
      <w:rFonts w:ascii="Arial" w:eastAsia="Arial" w:hAnsi="Arial" w:cs="Arial"/>
      <w:sz w:val="20"/>
      <w:szCs w:val="20"/>
      <w:lang w:val="en"/>
    </w:rPr>
  </w:style>
  <w:style w:type="character" w:styleId="CommentReference">
    <w:name w:val="annotation reference"/>
    <w:basedOn w:val="DefaultParagraphFont"/>
    <w:uiPriority w:val="99"/>
    <w:semiHidden/>
    <w:unhideWhenUsed/>
    <w:rsid w:val="00294C44"/>
    <w:rPr>
      <w:sz w:val="16"/>
      <w:szCs w:val="16"/>
    </w:rPr>
  </w:style>
  <w:style w:type="paragraph" w:styleId="ListParagraph">
    <w:name w:val="List Paragraph"/>
    <w:basedOn w:val="Normal"/>
    <w:uiPriority w:val="34"/>
    <w:qFormat/>
    <w:rsid w:val="00294C44"/>
    <w:pPr>
      <w:ind w:left="720"/>
      <w:contextualSpacing/>
    </w:pPr>
  </w:style>
  <w:style w:type="table" w:customStyle="1" w:styleId="4">
    <w:name w:val="4"/>
    <w:basedOn w:val="TableNormal"/>
    <w:rsid w:val="00294C44"/>
    <w:pPr>
      <w:spacing w:after="0" w:line="276" w:lineRule="auto"/>
    </w:pPr>
    <w:rPr>
      <w:rFonts w:ascii="Arial" w:eastAsia="Arial" w:hAnsi="Arial" w:cs="Arial"/>
      <w:lang w:val="en"/>
    </w:rPr>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294C44"/>
    <w:pPr>
      <w:spacing w:after="0" w:line="240" w:lineRule="auto"/>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71C09"/>
    <w:rPr>
      <w:color w:val="0563C1" w:themeColor="hyperlink"/>
      <w:u w:val="single"/>
    </w:rPr>
  </w:style>
  <w:style w:type="table" w:customStyle="1" w:styleId="2">
    <w:name w:val="2"/>
    <w:basedOn w:val="TableNormal"/>
    <w:rsid w:val="005315E3"/>
    <w:pPr>
      <w:spacing w:after="0" w:line="276" w:lineRule="auto"/>
    </w:pPr>
    <w:rPr>
      <w:rFonts w:ascii="Arial" w:eastAsia="Arial" w:hAnsi="Arial" w:cs="Arial"/>
      <w:lang w:val="en"/>
    </w:rPr>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AF6B8D"/>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F052B2"/>
    <w:rPr>
      <w:b/>
      <w:bCs/>
    </w:rPr>
  </w:style>
  <w:style w:type="character" w:customStyle="1" w:styleId="CommentSubjectChar">
    <w:name w:val="Comment Subject Char"/>
    <w:basedOn w:val="CommentTextChar"/>
    <w:link w:val="CommentSubject"/>
    <w:uiPriority w:val="99"/>
    <w:semiHidden/>
    <w:rsid w:val="00F052B2"/>
    <w:rPr>
      <w:rFonts w:ascii="Arial" w:eastAsia="Arial" w:hAnsi="Arial" w:cs="Arial"/>
      <w:b/>
      <w:bCs/>
      <w:sz w:val="20"/>
      <w:szCs w:val="2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proquest.com/indexinglinkhandler/sng/au/Pan,+W/$N;jsessionid=980A24A64354494BBB54B0EBF71FB354.i-01aa74dda7839d5cc" TargetMode="External"/><Relationship Id="rId21" Type="http://schemas.openxmlformats.org/officeDocument/2006/relationships/image" Target="media/image12.png"/><Relationship Id="rId34" Type="http://schemas.openxmlformats.org/officeDocument/2006/relationships/hyperlink" Target="https://github.com/WillKoehrsen/Machine-Learning-Projects/blob/master/Random%20Forest%20Tutorial.ipynb" TargetMode="Externa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proquest.com/indexinglinkhandler/sng/au/Pan,+M/$N;jsessionid=980A24A64354494BBB54B0EBF71FB354.i-01aa74dda7839d5cc" TargetMode="External"/><Relationship Id="rId33" Type="http://schemas.openxmlformats.org/officeDocument/2006/relationships/hyperlink" Target="https://numpy.org/doc/"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danielgm.net/cc/"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hyperlink" Target="https://www.proquest.com/indexinglinkhandler/sng/au/Zheng,+Z+J/$N;jsessionid=980A24A64354494BBB54B0EBF71FB354.i-01aa74dda7839d5cc" TargetMode="External"/><Relationship Id="rId32" Type="http://schemas.openxmlformats.org/officeDocument/2006/relationships/hyperlink" Target="https://scikit-learn.org/stable/modules/generated/sklearn.ensemble.RandomForestClassifier.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7609/N8MQ0N" TargetMode="External"/><Relationship Id="rId28" Type="http://schemas.openxmlformats.org/officeDocument/2006/relationships/hyperlink" Target="https://www.nbcnewyork.com/investigations/an-inside-look-at-how-nycs-dept-of-buildings-inspects-facades-to-ensure-safety/2293595/" TargetMode="External"/><Relationship Id="rId36"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scikit-learn.org/stable/modules/generated/sklearn.svm.SVC.html"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proquest.com/pubidlinkhandler/sng/pubtitle/ISARC.+Proceedings+of+the+International+Symposium+on+Automation+and+Robotics+in+Construction/$N/1646340/OpenView/2526369993/$B/23A68BE4F6DC44CEPQ/1;jsessionid=980A24A64354494BBB54B0EBF71FB354.i-01aa74dda7839d5cc" TargetMode="External"/><Relationship Id="rId30" Type="http://schemas.openxmlformats.org/officeDocument/2006/relationships/hyperlink" Target="https://scikit-learn.org/stable/modules/generated/sklearn.linear_model.LogisticRegression.html" TargetMode="External"/><Relationship Id="rId35" Type="http://schemas.openxmlformats.org/officeDocument/2006/relationships/fontTable" Target="fontTable.xml"/><Relationship Id="rId8" Type="http://schemas.microsoft.com/office/2016/09/relationships/commentsIds" Target="commentsId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26D87-DA86-4E8C-9360-4E5F03ED3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5716</TotalTime>
  <Pages>15</Pages>
  <Words>3556</Words>
  <Characters>20275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Lee</dc:creator>
  <cp:keywords/>
  <dc:description/>
  <cp:lastModifiedBy>Michelle Lee</cp:lastModifiedBy>
  <cp:revision>33</cp:revision>
  <dcterms:created xsi:type="dcterms:W3CDTF">2021-06-13T07:53:00Z</dcterms:created>
  <dcterms:modified xsi:type="dcterms:W3CDTF">2021-06-20T01:37:00Z</dcterms:modified>
</cp:coreProperties>
</file>